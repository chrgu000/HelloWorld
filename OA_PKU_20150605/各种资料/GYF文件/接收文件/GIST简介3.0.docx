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365A" w:rsidRPr="009D3A67" w:rsidDel="009D3A67" w:rsidRDefault="00147EC9" w:rsidP="009D3A67">
      <w:pPr>
        <w:snapToGrid w:val="0"/>
        <w:spacing w:beforeLines="50"/>
        <w:jc w:val="center"/>
        <w:rPr>
          <w:del w:id="0" w:author="Administrator" w:date="2014-08-05T16:55:00Z"/>
          <w:rFonts w:eastAsia="华文行楷"/>
          <w:b/>
          <w:sz w:val="52"/>
          <w:szCs w:val="52"/>
          <w:rPrChange w:id="1" w:author="Administrator" w:date="2014-08-05T16:55:00Z">
            <w:rPr>
              <w:del w:id="2" w:author="Administrator" w:date="2014-08-05T16:55:00Z"/>
              <w:rFonts w:eastAsia="华文行楷"/>
              <w:b/>
              <w:sz w:val="52"/>
              <w:szCs w:val="28"/>
            </w:rPr>
          </w:rPrChange>
        </w:rPr>
        <w:pPrChange w:id="3" w:author="Administrator" w:date="2014-08-05T16:55:00Z">
          <w:pPr>
            <w:snapToGrid w:val="0"/>
            <w:spacing w:beforeLines="50"/>
          </w:pPr>
        </w:pPrChange>
      </w:pPr>
      <w:del w:id="4" w:author="Administrator" w:date="2014-08-05T16:55:00Z">
        <w:r w:rsidRPr="009D3A67" w:rsidDel="009D3A67">
          <w:rPr>
            <w:noProof/>
            <w:sz w:val="32"/>
            <w:szCs w:val="32"/>
            <w:rPrChange w:id="5" w:author="Administrator" w:date="2014-08-05T16:55:00Z">
              <w:rPr>
                <w:noProof/>
              </w:rPr>
            </w:rPrChange>
          </w:rPr>
          <w:drawing>
            <wp:anchor distT="0" distB="0" distL="114300" distR="114300" simplePos="0" relativeHeight="251656704" behindDoc="0" locked="0" layoutInCell="1" allowOverlap="1">
              <wp:simplePos x="0" y="0"/>
              <wp:positionH relativeFrom="column">
                <wp:posOffset>-914400</wp:posOffset>
              </wp:positionH>
              <wp:positionV relativeFrom="paragraph">
                <wp:posOffset>-990600</wp:posOffset>
              </wp:positionV>
              <wp:extent cx="7543800" cy="10797540"/>
              <wp:effectExtent l="1905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l="30293" r="30286"/>
                      <a:stretch>
                        <a:fillRect/>
                      </a:stretch>
                    </pic:blipFill>
                    <pic:spPr bwMode="auto">
                      <a:xfrm>
                        <a:off x="0" y="0"/>
                        <a:ext cx="7543800" cy="10797540"/>
                      </a:xfrm>
                      <a:prstGeom prst="rect">
                        <a:avLst/>
                      </a:prstGeom>
                      <a:noFill/>
                      <a:ln w="9525">
                        <a:noFill/>
                        <a:miter lim="800000"/>
                        <a:headEnd/>
                        <a:tailEnd/>
                      </a:ln>
                    </pic:spPr>
                  </pic:pic>
                </a:graphicData>
              </a:graphic>
            </wp:anchor>
          </w:drawing>
        </w:r>
      </w:del>
    </w:p>
    <w:p w:rsidR="00000000" w:rsidRPr="009D3A67" w:rsidRDefault="00147EC9" w:rsidP="009D3A67">
      <w:pPr>
        <w:snapToGrid w:val="0"/>
        <w:spacing w:beforeLines="50"/>
        <w:jc w:val="center"/>
        <w:rPr>
          <w:del w:id="6" w:author="Microsoft" w:date="2014-08-05T16:30:00Z"/>
          <w:rFonts w:eastAsia="华文行楷"/>
          <w:b/>
          <w:sz w:val="52"/>
          <w:szCs w:val="52"/>
          <w:rPrChange w:id="7" w:author="Administrator" w:date="2014-08-05T16:55:00Z">
            <w:rPr>
              <w:del w:id="8" w:author="Microsoft" w:date="2014-08-05T16:30:00Z"/>
              <w:rFonts w:eastAsia="华文行楷"/>
              <w:b/>
              <w:sz w:val="52"/>
              <w:szCs w:val="28"/>
            </w:rPr>
          </w:rPrChange>
        </w:rPr>
        <w:pPrChange w:id="9" w:author="Administrator" w:date="2014-08-05T16:55:00Z">
          <w:pPr>
            <w:snapToGrid w:val="0"/>
            <w:spacing w:beforeLines="50"/>
          </w:pPr>
        </w:pPrChange>
      </w:pPr>
      <w:del w:id="10" w:author="Microsoft" w:date="2014-08-05T16:30:00Z">
        <w:r w:rsidRPr="009D3A67">
          <w:rPr>
            <w:noProof/>
            <w:sz w:val="52"/>
            <w:szCs w:val="52"/>
            <w:rPrChange w:id="11" w:author="Administrator" w:date="2014-08-05T16:55:00Z">
              <w:rPr>
                <w:noProof/>
              </w:rPr>
            </w:rPrChange>
          </w:rPr>
          <w:drawing>
            <wp:anchor distT="0" distB="0" distL="114300" distR="114300" simplePos="0" relativeHeight="251662848" behindDoc="0" locked="0" layoutInCell="1" allowOverlap="1">
              <wp:simplePos x="0" y="0"/>
              <wp:positionH relativeFrom="column">
                <wp:posOffset>304800</wp:posOffset>
              </wp:positionH>
              <wp:positionV relativeFrom="paragraph">
                <wp:posOffset>526415</wp:posOffset>
              </wp:positionV>
              <wp:extent cx="1052830" cy="1052830"/>
              <wp:effectExtent l="19050" t="0" r="0" b="0"/>
              <wp:wrapNone/>
              <wp:docPr id="28" name="图片 28" descr="GIS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STb"/>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052830" cy="1052830"/>
                      </a:xfrm>
                      <a:prstGeom prst="rect">
                        <a:avLst/>
                      </a:prstGeom>
                      <a:noFill/>
                      <a:ln w="9525">
                        <a:noFill/>
                        <a:miter lim="800000"/>
                        <a:headEnd/>
                        <a:tailEnd/>
                      </a:ln>
                    </pic:spPr>
                  </pic:pic>
                </a:graphicData>
              </a:graphic>
            </wp:anchor>
          </w:drawing>
        </w:r>
        <w:r w:rsidRPr="009D3A67">
          <w:rPr>
            <w:noProof/>
            <w:sz w:val="52"/>
            <w:szCs w:val="52"/>
            <w:rPrChange w:id="12" w:author="Administrator" w:date="2014-08-05T16:55:00Z">
              <w:rPr>
                <w:noProof/>
              </w:rPr>
            </w:rPrChange>
          </w:rPr>
          <w:drawing>
            <wp:anchor distT="0" distB="0" distL="114300" distR="114300" simplePos="0" relativeHeight="251661824" behindDoc="0" locked="0" layoutInCell="1" allowOverlap="1">
              <wp:simplePos x="0" y="0"/>
              <wp:positionH relativeFrom="column">
                <wp:posOffset>1372870</wp:posOffset>
              </wp:positionH>
              <wp:positionV relativeFrom="paragraph">
                <wp:posOffset>368300</wp:posOffset>
              </wp:positionV>
              <wp:extent cx="4465320" cy="128397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clrChange>
                          <a:clrFrom>
                            <a:srgbClr val="FFFFFF"/>
                          </a:clrFrom>
                          <a:clrTo>
                            <a:srgbClr val="FFFFFF">
                              <a:alpha val="0"/>
                            </a:srgbClr>
                          </a:clrTo>
                        </a:clrChange>
                      </a:blip>
                      <a:srcRect l="32599" t="38091" r="14221" b="34744"/>
                      <a:stretch>
                        <a:fillRect/>
                      </a:stretch>
                    </pic:blipFill>
                    <pic:spPr bwMode="auto">
                      <a:xfrm>
                        <a:off x="0" y="0"/>
                        <a:ext cx="4465320" cy="1283970"/>
                      </a:xfrm>
                      <a:prstGeom prst="rect">
                        <a:avLst/>
                      </a:prstGeom>
                      <a:noFill/>
                      <a:ln w="9525">
                        <a:noFill/>
                        <a:miter lim="800000"/>
                        <a:headEnd/>
                        <a:tailEnd/>
                      </a:ln>
                    </pic:spPr>
                  </pic:pic>
                </a:graphicData>
              </a:graphic>
            </wp:anchor>
          </w:drawing>
        </w:r>
        <w:r w:rsidR="00F80C10" w:rsidRPr="009D3A67">
          <w:rPr>
            <w:noProof/>
            <w:sz w:val="52"/>
            <w:szCs w:val="52"/>
            <w:rPrChange w:id="13" w:author="Administrator" w:date="2014-08-05T16:55:00Z">
              <w:rPr>
                <w:noProof/>
              </w:rPr>
            </w:rPrChange>
          </w:rPr>
          <w:pict>
            <v:rect id="_x0000_s1051" style="position:absolute;left:0;text-align:left;margin-left:-7.1pt;margin-top:18.8pt;width:478.8pt;height:119.55pt;z-index:251660800;mso-position-horizontal-relative:text;mso-position-vertical-relative:text" fillcolor="#a7d6e3" stroked="f"/>
          </w:pict>
        </w:r>
        <w:r w:rsidRPr="009D3A67">
          <w:rPr>
            <w:noProof/>
            <w:sz w:val="52"/>
            <w:szCs w:val="52"/>
            <w:rPrChange w:id="14" w:author="Administrator" w:date="2014-08-05T16:55:00Z">
              <w:rPr>
                <w:noProof/>
              </w:rPr>
            </w:rPrChange>
          </w:rPr>
          <w:drawing>
            <wp:anchor distT="0" distB="0" distL="114300" distR="114300" simplePos="0" relativeHeight="251658752" behindDoc="0" locked="0" layoutInCell="1" allowOverlap="1">
              <wp:simplePos x="0" y="0"/>
              <wp:positionH relativeFrom="column">
                <wp:posOffset>80010</wp:posOffset>
              </wp:positionH>
              <wp:positionV relativeFrom="paragraph">
                <wp:posOffset>368300</wp:posOffset>
              </wp:positionV>
              <wp:extent cx="5750560" cy="1310640"/>
              <wp:effectExtent l="19050" t="0" r="254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l="13142" t="21292" r="21997" b="52507"/>
                      <a:stretch>
                        <a:fillRect/>
                      </a:stretch>
                    </pic:blipFill>
                    <pic:spPr bwMode="auto">
                      <a:xfrm>
                        <a:off x="0" y="0"/>
                        <a:ext cx="5750560" cy="1310640"/>
                      </a:xfrm>
                      <a:prstGeom prst="rect">
                        <a:avLst/>
                      </a:prstGeom>
                      <a:noFill/>
                      <a:ln w="9525">
                        <a:noFill/>
                        <a:miter lim="800000"/>
                        <a:headEnd/>
                        <a:tailEnd/>
                      </a:ln>
                    </pic:spPr>
                  </pic:pic>
                </a:graphicData>
              </a:graphic>
            </wp:anchor>
          </w:drawing>
        </w:r>
        <w:r w:rsidR="002A365A" w:rsidRPr="009D3A67" w:rsidDel="009D367A">
          <w:rPr>
            <w:rFonts w:eastAsia="华文行楷"/>
            <w:b/>
            <w:sz w:val="52"/>
            <w:szCs w:val="52"/>
            <w:rPrChange w:id="15" w:author="Administrator" w:date="2014-08-05T16:55:00Z">
              <w:rPr>
                <w:rFonts w:eastAsia="华文行楷"/>
                <w:b/>
                <w:sz w:val="52"/>
                <w:szCs w:val="28"/>
              </w:rPr>
            </w:rPrChange>
          </w:rPr>
          <w:br w:type="page"/>
        </w:r>
        <w:r w:rsidRPr="009D3A67">
          <w:rPr>
            <w:noProof/>
            <w:sz w:val="52"/>
            <w:szCs w:val="52"/>
            <w:rPrChange w:id="16" w:author="Administrator" w:date="2014-08-05T16:55:00Z">
              <w:rPr>
                <w:noProof/>
              </w:rPr>
            </w:rPrChange>
          </w:rPr>
          <w:drawing>
            <wp:anchor distT="0" distB="0" distL="114300" distR="114300" simplePos="0" relativeHeight="251657728" behindDoc="0" locked="0" layoutInCell="1" allowOverlap="1">
              <wp:simplePos x="0" y="0"/>
              <wp:positionH relativeFrom="column">
                <wp:posOffset>-906780</wp:posOffset>
              </wp:positionH>
              <wp:positionV relativeFrom="paragraph">
                <wp:posOffset>-922020</wp:posOffset>
              </wp:positionV>
              <wp:extent cx="7376160" cy="10629900"/>
              <wp:effectExtent l="1905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l="30186" r="30659"/>
                      <a:stretch>
                        <a:fillRect/>
                      </a:stretch>
                    </pic:blipFill>
                    <pic:spPr bwMode="auto">
                      <a:xfrm>
                        <a:off x="0" y="0"/>
                        <a:ext cx="7376160" cy="10629900"/>
                      </a:xfrm>
                      <a:prstGeom prst="rect">
                        <a:avLst/>
                      </a:prstGeom>
                      <a:noFill/>
                      <a:ln w="9525">
                        <a:noFill/>
                        <a:miter lim="800000"/>
                        <a:headEnd/>
                        <a:tailEnd/>
                      </a:ln>
                    </pic:spPr>
                  </pic:pic>
                </a:graphicData>
              </a:graphic>
            </wp:anchor>
          </w:drawing>
        </w:r>
        <w:r w:rsidR="00D4410C" w:rsidRPr="009D3A67" w:rsidDel="009D367A">
          <w:rPr>
            <w:rFonts w:eastAsia="华文行楷"/>
            <w:b/>
            <w:sz w:val="52"/>
            <w:szCs w:val="52"/>
            <w:rPrChange w:id="17" w:author="Administrator" w:date="2014-08-05T16:55:00Z">
              <w:rPr>
                <w:rFonts w:eastAsia="华文行楷"/>
                <w:b/>
                <w:sz w:val="52"/>
                <w:szCs w:val="28"/>
              </w:rPr>
            </w:rPrChange>
          </w:rPr>
          <w:br w:type="page"/>
        </w:r>
      </w:del>
    </w:p>
    <w:p w:rsidR="00000000" w:rsidRPr="009D3A67" w:rsidRDefault="00147EC9" w:rsidP="009D3A67">
      <w:pPr>
        <w:snapToGrid w:val="0"/>
        <w:spacing w:beforeLines="50"/>
        <w:jc w:val="center"/>
        <w:rPr>
          <w:del w:id="18" w:author="Microsoft" w:date="2014-08-05T16:30:00Z"/>
          <w:rFonts w:eastAsia="华文行楷"/>
          <w:b/>
          <w:sz w:val="52"/>
          <w:szCs w:val="52"/>
          <w:rPrChange w:id="19" w:author="Administrator" w:date="2014-08-05T16:55:00Z">
            <w:rPr>
              <w:del w:id="20" w:author="Microsoft" w:date="2014-08-05T16:30:00Z"/>
              <w:rFonts w:eastAsia="华文行楷"/>
              <w:b/>
              <w:sz w:val="20"/>
              <w:szCs w:val="30"/>
            </w:rPr>
          </w:rPrChange>
        </w:rPr>
        <w:pPrChange w:id="21" w:author="Administrator" w:date="2014-08-05T16:55:00Z">
          <w:pPr>
            <w:snapToGrid w:val="0"/>
            <w:spacing w:beforeLines="50"/>
          </w:pPr>
        </w:pPrChange>
      </w:pPr>
      <w:del w:id="22" w:author="Microsoft" w:date="2014-08-05T16:30:00Z">
        <w:r w:rsidRPr="009D3A67">
          <w:rPr>
            <w:noProof/>
            <w:sz w:val="52"/>
            <w:szCs w:val="52"/>
            <w:rPrChange w:id="23" w:author="Administrator" w:date="2014-08-05T16:55:00Z">
              <w:rPr>
                <w:noProof/>
              </w:rPr>
            </w:rPrChange>
          </w:rPr>
          <w:drawing>
            <wp:anchor distT="0" distB="0" distL="114300" distR="114300" simplePos="0" relativeHeight="251648512" behindDoc="0" locked="0" layoutInCell="1" allowOverlap="1">
              <wp:simplePos x="0" y="0"/>
              <wp:positionH relativeFrom="column">
                <wp:posOffset>-1028700</wp:posOffset>
              </wp:positionH>
              <wp:positionV relativeFrom="paragraph">
                <wp:posOffset>-1310640</wp:posOffset>
              </wp:positionV>
              <wp:extent cx="7658100" cy="1284605"/>
              <wp:effectExtent l="1905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l="22520" t="25647" r="11278" b="54680"/>
                      <a:stretch>
                        <a:fillRect/>
                      </a:stretch>
                    </pic:blipFill>
                    <pic:spPr bwMode="auto">
                      <a:xfrm>
                        <a:off x="0" y="0"/>
                        <a:ext cx="7658100" cy="1284605"/>
                      </a:xfrm>
                      <a:prstGeom prst="rect">
                        <a:avLst/>
                      </a:prstGeom>
                      <a:noFill/>
                      <a:ln w="9525">
                        <a:noFill/>
                        <a:miter lim="800000"/>
                        <a:headEnd/>
                        <a:tailEnd/>
                      </a:ln>
                    </pic:spPr>
                  </pic:pic>
                </a:graphicData>
              </a:graphic>
            </wp:anchor>
          </w:drawing>
        </w:r>
      </w:del>
    </w:p>
    <w:p w:rsidR="00F80C10" w:rsidRPr="009D3A67" w:rsidRDefault="000B337C" w:rsidP="009D3A67">
      <w:pPr>
        <w:snapToGrid w:val="0"/>
        <w:spacing w:beforeLines="50"/>
        <w:jc w:val="center"/>
        <w:rPr>
          <w:rFonts w:eastAsia="华文行楷"/>
          <w:b/>
          <w:sz w:val="52"/>
          <w:szCs w:val="52"/>
          <w:rPrChange w:id="24" w:author="Administrator" w:date="2014-08-05T16:55:00Z">
            <w:rPr>
              <w:rFonts w:eastAsia="华文行楷"/>
              <w:b/>
              <w:sz w:val="52"/>
              <w:szCs w:val="28"/>
            </w:rPr>
          </w:rPrChange>
        </w:rPr>
        <w:pPrChange w:id="25" w:author="Administrator" w:date="2014-08-05T16:55:00Z">
          <w:pPr>
            <w:snapToGrid w:val="0"/>
            <w:spacing w:beforeLines="150"/>
          </w:pPr>
        </w:pPrChange>
      </w:pPr>
      <w:r w:rsidRPr="009D3A67">
        <w:rPr>
          <w:noProof/>
          <w:sz w:val="52"/>
          <w:szCs w:val="52"/>
          <w:rPrChange w:id="26" w:author="Administrator" w:date="2014-08-05T16:55:00Z">
            <w:rPr>
              <w:noProof/>
              <w:sz w:val="20"/>
            </w:rPr>
          </w:rPrChange>
        </w:rPr>
        <w:drawing>
          <wp:anchor distT="0" distB="0" distL="114300" distR="114300" simplePos="0" relativeHeight="251659776" behindDoc="1" locked="0" layoutInCell="1" allowOverlap="1">
            <wp:simplePos x="0" y="0"/>
            <wp:positionH relativeFrom="column">
              <wp:posOffset>381000</wp:posOffset>
            </wp:positionH>
            <wp:positionV relativeFrom="paragraph">
              <wp:posOffset>205105</wp:posOffset>
            </wp:positionV>
            <wp:extent cx="725170" cy="725170"/>
            <wp:effectExtent l="19050" t="0" r="0" b="0"/>
            <wp:wrapTight wrapText="bothSides">
              <wp:wrapPolygon edited="0">
                <wp:start x="-567" y="0"/>
                <wp:lineTo x="-567" y="20995"/>
                <wp:lineTo x="21562" y="20995"/>
                <wp:lineTo x="21562" y="0"/>
                <wp:lineTo x="-567" y="0"/>
              </wp:wrapPolygon>
            </wp:wrapTight>
            <wp:docPr id="24" name="图片 24" descr="GIS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STb"/>
                    <pic:cNvPicPr>
                      <a:picLocks noChangeAspect="1" noChangeArrowheads="1"/>
                    </pic:cNvPicPr>
                  </pic:nvPicPr>
                  <pic:blipFill>
                    <a:blip r:embed="rId14" cstate="print"/>
                    <a:srcRect/>
                    <a:stretch>
                      <a:fillRect/>
                    </a:stretch>
                  </pic:blipFill>
                  <pic:spPr bwMode="auto">
                    <a:xfrm>
                      <a:off x="0" y="0"/>
                      <a:ext cx="725170" cy="725170"/>
                    </a:xfrm>
                    <a:prstGeom prst="rect">
                      <a:avLst/>
                    </a:prstGeom>
                    <a:noFill/>
                    <a:ln w="9525">
                      <a:noFill/>
                      <a:miter lim="800000"/>
                      <a:headEnd/>
                      <a:tailEnd/>
                    </a:ln>
                  </pic:spPr>
                </pic:pic>
              </a:graphicData>
            </a:graphic>
          </wp:anchor>
        </w:drawing>
      </w:r>
      <w:r w:rsidR="00E72CAE" w:rsidRPr="009D3A67">
        <w:rPr>
          <w:rFonts w:eastAsia="华文行楷" w:hint="eastAsia"/>
          <w:b/>
          <w:sz w:val="52"/>
          <w:szCs w:val="52"/>
          <w:rPrChange w:id="27" w:author="Administrator" w:date="2014-08-05T16:55:00Z">
            <w:rPr>
              <w:rFonts w:eastAsia="华文行楷" w:hint="eastAsia"/>
              <w:b/>
              <w:sz w:val="48"/>
              <w:szCs w:val="28"/>
            </w:rPr>
          </w:rPrChange>
        </w:rPr>
        <w:t>德阳京元空间信息专修学院</w:t>
      </w:r>
    </w:p>
    <w:p w:rsidR="00E72CAE" w:rsidRPr="009D3A67" w:rsidRDefault="00E72CAE" w:rsidP="009D3A67">
      <w:pPr>
        <w:snapToGrid w:val="0"/>
        <w:spacing w:line="300" w:lineRule="auto"/>
        <w:jc w:val="center"/>
        <w:outlineLvl w:val="0"/>
        <w:rPr>
          <w:rFonts w:ascii="Calibri" w:eastAsia="华文行楷" w:hAnsi="Calibri"/>
          <w:b/>
          <w:sz w:val="32"/>
          <w:szCs w:val="32"/>
          <w:rPrChange w:id="28" w:author="Administrator" w:date="2014-08-05T16:55:00Z">
            <w:rPr>
              <w:rFonts w:ascii="Calibri" w:eastAsia="华文行楷" w:hAnsi="Calibri"/>
              <w:b/>
              <w:sz w:val="28"/>
              <w:szCs w:val="30"/>
            </w:rPr>
          </w:rPrChange>
        </w:rPr>
        <w:pPrChange w:id="29" w:author="Administrator" w:date="2014-08-05T16:55:00Z">
          <w:pPr>
            <w:snapToGrid w:val="0"/>
            <w:spacing w:line="300" w:lineRule="auto"/>
            <w:outlineLvl w:val="0"/>
          </w:pPr>
        </w:pPrChange>
      </w:pPr>
      <w:r w:rsidRPr="009D3A67">
        <w:rPr>
          <w:rFonts w:ascii="Calibri" w:eastAsia="华文行楷" w:hAnsi="Calibri"/>
          <w:b/>
          <w:sz w:val="32"/>
          <w:szCs w:val="32"/>
          <w:rPrChange w:id="30" w:author="Administrator" w:date="2014-08-05T16:55:00Z">
            <w:rPr>
              <w:rFonts w:ascii="Calibri" w:eastAsia="华文行楷" w:hAnsi="Calibri"/>
              <w:b/>
              <w:sz w:val="28"/>
              <w:szCs w:val="30"/>
            </w:rPr>
          </w:rPrChange>
        </w:rPr>
        <w:t>Geoyard Institute of geo</w:t>
      </w:r>
      <w:r w:rsidR="000F06C8" w:rsidRPr="009D3A67">
        <w:rPr>
          <w:rFonts w:ascii="Calibri" w:eastAsia="华文行楷" w:hAnsi="Calibri"/>
          <w:b/>
          <w:sz w:val="32"/>
          <w:szCs w:val="32"/>
          <w:rPrChange w:id="31" w:author="Administrator" w:date="2014-08-05T16:55:00Z">
            <w:rPr>
              <w:rFonts w:ascii="Calibri" w:eastAsia="华文行楷" w:hAnsi="Calibri"/>
              <w:b/>
              <w:sz w:val="28"/>
              <w:szCs w:val="30"/>
            </w:rPr>
          </w:rPrChange>
        </w:rPr>
        <w:t xml:space="preserve">-Science and </w:t>
      </w:r>
      <w:r w:rsidRPr="009D3A67">
        <w:rPr>
          <w:rFonts w:ascii="Calibri" w:eastAsia="华文行楷" w:hAnsi="Calibri"/>
          <w:b/>
          <w:sz w:val="32"/>
          <w:szCs w:val="32"/>
          <w:rPrChange w:id="32" w:author="Administrator" w:date="2014-08-05T16:55:00Z">
            <w:rPr>
              <w:rFonts w:ascii="Calibri" w:eastAsia="华文行楷" w:hAnsi="Calibri"/>
              <w:b/>
              <w:sz w:val="28"/>
              <w:szCs w:val="30"/>
            </w:rPr>
          </w:rPrChange>
        </w:rPr>
        <w:t>Technology</w:t>
      </w:r>
    </w:p>
    <w:p w:rsidR="00FA2B91" w:rsidRPr="009D3A67" w:rsidRDefault="00FA2B91" w:rsidP="00FA2B91">
      <w:pPr>
        <w:snapToGrid w:val="0"/>
        <w:spacing w:line="300" w:lineRule="auto"/>
        <w:rPr>
          <w:sz w:val="24"/>
          <w:rPrChange w:id="33" w:author="Administrator" w:date="2014-08-05T16:54:00Z">
            <w:rPr/>
          </w:rPrChange>
        </w:rPr>
      </w:pPr>
    </w:p>
    <w:p w:rsidR="00180C89" w:rsidRPr="009D3A67" w:rsidRDefault="000B337C" w:rsidP="009D3A67">
      <w:pPr>
        <w:pStyle w:val="a5"/>
        <w:spacing w:beforeLines="30" w:line="312" w:lineRule="auto"/>
        <w:ind w:firstLineChars="0" w:firstLine="0"/>
        <w:rPr>
          <w:rFonts w:ascii="黑体" w:eastAsia="黑体" w:hAnsi="Times New Roman"/>
          <w:b/>
          <w:sz w:val="24"/>
          <w:szCs w:val="24"/>
          <w:rPrChange w:id="34" w:author="Administrator" w:date="2014-08-05T16:54:00Z">
            <w:rPr>
              <w:rFonts w:ascii="黑体" w:eastAsia="黑体" w:hAnsi="Times New Roman"/>
              <w:b/>
              <w:sz w:val="28"/>
              <w:szCs w:val="24"/>
            </w:rPr>
          </w:rPrChange>
        </w:rPr>
      </w:pPr>
      <w:r w:rsidRPr="009D3A67">
        <w:rPr>
          <w:noProof/>
          <w:sz w:val="24"/>
          <w:szCs w:val="24"/>
          <w:rPrChange w:id="35" w:author="Administrator" w:date="2014-08-05T16:54:00Z">
            <w:rPr>
              <w:noProof/>
            </w:rPr>
          </w:rPrChange>
        </w:rPr>
        <w:drawing>
          <wp:anchor distT="0" distB="0" distL="114300" distR="114300" simplePos="0" relativeHeight="251649536" behindDoc="1" locked="0" layoutInCell="1" allowOverlap="1">
            <wp:simplePos x="0" y="0"/>
            <wp:positionH relativeFrom="column">
              <wp:posOffset>29845</wp:posOffset>
            </wp:positionH>
            <wp:positionV relativeFrom="paragraph">
              <wp:posOffset>78105</wp:posOffset>
            </wp:positionV>
            <wp:extent cx="313055" cy="318135"/>
            <wp:effectExtent l="19050" t="0" r="0" b="0"/>
            <wp:wrapTight wrapText="bothSides">
              <wp:wrapPolygon edited="0">
                <wp:start x="-1314" y="0"/>
                <wp:lineTo x="-1314" y="20695"/>
                <wp:lineTo x="21030" y="20695"/>
                <wp:lineTo x="21030" y="0"/>
                <wp:lineTo x="-1314"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180C89" w:rsidRPr="009D3A67">
        <w:rPr>
          <w:rFonts w:ascii="黑体" w:eastAsia="黑体" w:hAnsi="ˎ̥" w:hint="eastAsia"/>
          <w:b/>
          <w:sz w:val="24"/>
          <w:szCs w:val="24"/>
          <w:rPrChange w:id="36" w:author="Administrator" w:date="2014-08-05T16:54:00Z">
            <w:rPr>
              <w:rFonts w:ascii="黑体" w:eastAsia="黑体" w:hAnsi="ˎ̥" w:hint="eastAsia"/>
              <w:b/>
              <w:sz w:val="28"/>
              <w:szCs w:val="24"/>
            </w:rPr>
          </w:rPrChange>
        </w:rPr>
        <w:t>学院概况</w:t>
      </w:r>
    </w:p>
    <w:p w:rsidR="00000000" w:rsidRPr="009D3A67" w:rsidRDefault="00147EC9" w:rsidP="009D3A67">
      <w:pPr>
        <w:pStyle w:val="a5"/>
        <w:spacing w:beforeLines="30" w:line="312" w:lineRule="auto"/>
        <w:ind w:firstLine="480"/>
        <w:rPr>
          <w:rFonts w:ascii="Times New Roman" w:hAnsi="ˎ̥"/>
          <w:sz w:val="24"/>
          <w:szCs w:val="24"/>
          <w:rPrChange w:id="37" w:author="Administrator" w:date="2014-08-05T16:54:00Z">
            <w:rPr>
              <w:rFonts w:ascii="Times New Roman" w:hAnsi="ˎ̥"/>
              <w:sz w:val="24"/>
              <w:szCs w:val="24"/>
            </w:rPr>
          </w:rPrChange>
        </w:rPr>
        <w:pPrChange w:id="38" w:author="Administrator" w:date="2014-08-05T16:54:00Z">
          <w:pPr>
            <w:pStyle w:val="a5"/>
            <w:spacing w:beforeLines="30" w:line="312" w:lineRule="auto"/>
            <w:ind w:firstLine="480"/>
          </w:pPr>
        </w:pPrChange>
      </w:pPr>
      <w:r w:rsidRPr="009D3A67">
        <w:rPr>
          <w:rFonts w:ascii="Times New Roman" w:hAnsi="ˎ̥"/>
          <w:noProof/>
          <w:sz w:val="24"/>
          <w:szCs w:val="24"/>
          <w:rPrChange w:id="39" w:author="Administrator" w:date="2014-08-05T16:54:00Z">
            <w:rPr>
              <w:rFonts w:ascii="Times New Roman" w:hAnsi="ˎ̥"/>
              <w:noProof/>
              <w:sz w:val="24"/>
              <w:szCs w:val="24"/>
            </w:rPr>
          </w:rPrChange>
        </w:rPr>
        <w:drawing>
          <wp:anchor distT="0" distB="0" distL="114300" distR="114300" simplePos="0" relativeHeight="251665920" behindDoc="0" locked="0" layoutInCell="1" allowOverlap="1">
            <wp:simplePos x="0" y="0"/>
            <wp:positionH relativeFrom="column">
              <wp:posOffset>2546350</wp:posOffset>
            </wp:positionH>
            <wp:positionV relativeFrom="paragraph">
              <wp:posOffset>846455</wp:posOffset>
            </wp:positionV>
            <wp:extent cx="3138170" cy="1737360"/>
            <wp:effectExtent l="19050" t="19050" r="24130" b="15240"/>
            <wp:wrapSquare wrapText="bothSides"/>
            <wp:docPr id="33" name="图片 33" descr="GIST揭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ST揭牌"/>
                    <pic:cNvPicPr>
                      <a:picLocks noChangeAspect="1" noChangeArrowheads="1"/>
                    </pic:cNvPicPr>
                  </pic:nvPicPr>
                  <pic:blipFill>
                    <a:blip r:embed="rId16" cstate="print"/>
                    <a:srcRect t="1901"/>
                    <a:stretch>
                      <a:fillRect/>
                    </a:stretch>
                  </pic:blipFill>
                  <pic:spPr bwMode="auto">
                    <a:xfrm>
                      <a:off x="0" y="0"/>
                      <a:ext cx="3138170" cy="1737360"/>
                    </a:xfrm>
                    <a:prstGeom prst="rect">
                      <a:avLst/>
                    </a:prstGeom>
                    <a:noFill/>
                    <a:ln w="3175">
                      <a:solidFill>
                        <a:srgbClr val="000000"/>
                      </a:solidFill>
                      <a:miter lim="800000"/>
                      <a:headEnd/>
                      <a:tailEnd/>
                    </a:ln>
                  </pic:spPr>
                </pic:pic>
              </a:graphicData>
            </a:graphic>
          </wp:anchor>
        </w:drawing>
      </w:r>
      <w:r w:rsidR="00F80C10" w:rsidRPr="009D3A67">
        <w:rPr>
          <w:rFonts w:ascii="Times New Roman" w:hAnsi="ˎ̥" w:hint="eastAsia"/>
          <w:sz w:val="24"/>
          <w:szCs w:val="24"/>
          <w:rPrChange w:id="40" w:author="Administrator" w:date="2014-08-05T16:54:00Z">
            <w:rPr>
              <w:rFonts w:ascii="Times New Roman" w:hAnsi="ˎ̥" w:hint="eastAsia"/>
              <w:sz w:val="24"/>
              <w:szCs w:val="24"/>
            </w:rPr>
          </w:rPrChange>
        </w:rPr>
        <w:t>德阳京元空间信息专修学院（</w:t>
      </w:r>
      <w:r w:rsidR="00F80C10" w:rsidRPr="009D3A67">
        <w:rPr>
          <w:rFonts w:ascii="Times New Roman" w:hAnsi="ˎ̥"/>
          <w:sz w:val="24"/>
          <w:szCs w:val="24"/>
          <w:rPrChange w:id="41" w:author="Administrator" w:date="2014-08-05T16:54:00Z">
            <w:rPr>
              <w:rFonts w:ascii="Times New Roman" w:hAnsi="ˎ̥"/>
              <w:sz w:val="24"/>
              <w:szCs w:val="24"/>
            </w:rPr>
          </w:rPrChange>
        </w:rPr>
        <w:t>Geoyard Institute of geo-Science and Technology</w:t>
      </w:r>
      <w:r w:rsidR="00F80C10" w:rsidRPr="009D3A67">
        <w:rPr>
          <w:rFonts w:ascii="Times New Roman" w:hAnsi="ˎ̥" w:hint="eastAsia"/>
          <w:sz w:val="24"/>
          <w:szCs w:val="24"/>
          <w:rPrChange w:id="42" w:author="Administrator" w:date="2014-08-05T16:54:00Z">
            <w:rPr>
              <w:rFonts w:ascii="Times New Roman" w:hAnsi="ˎ̥" w:hint="eastAsia"/>
              <w:sz w:val="24"/>
              <w:szCs w:val="24"/>
            </w:rPr>
          </w:rPrChange>
        </w:rPr>
        <w:t>，</w:t>
      </w:r>
      <w:r w:rsidR="00F80C10" w:rsidRPr="009D3A67">
        <w:rPr>
          <w:rFonts w:ascii="Times New Roman" w:hAnsi="ˎ̥"/>
          <w:sz w:val="24"/>
          <w:szCs w:val="24"/>
          <w:rPrChange w:id="43" w:author="Administrator" w:date="2014-08-05T16:54:00Z">
            <w:rPr>
              <w:rFonts w:ascii="Times New Roman" w:hAnsi="ˎ̥"/>
              <w:sz w:val="24"/>
              <w:szCs w:val="24"/>
            </w:rPr>
          </w:rPrChange>
        </w:rPr>
        <w:t>GIST</w:t>
      </w:r>
      <w:r w:rsidR="00F80C10" w:rsidRPr="009D3A67">
        <w:rPr>
          <w:rFonts w:ascii="Times New Roman" w:hAnsi="ˎ̥" w:hint="eastAsia"/>
          <w:sz w:val="24"/>
          <w:szCs w:val="24"/>
          <w:rPrChange w:id="44" w:author="Administrator" w:date="2014-08-05T16:54:00Z">
            <w:rPr>
              <w:rFonts w:ascii="Times New Roman" w:hAnsi="ˎ̥" w:hint="eastAsia"/>
              <w:sz w:val="24"/>
              <w:szCs w:val="24"/>
            </w:rPr>
          </w:rPrChange>
        </w:rPr>
        <w:t>）经四川省德阳市人民政府于</w:t>
      </w:r>
      <w:smartTag w:uri="urn:schemas-microsoft-com:office:smarttags" w:element="chsdate">
        <w:smartTagPr>
          <w:attr w:name="Year" w:val="2012"/>
          <w:attr w:name="Month" w:val="9"/>
          <w:attr w:name="Day" w:val="21"/>
          <w:attr w:name="IsLunarDate" w:val="False"/>
          <w:attr w:name="IsROCDate" w:val="False"/>
        </w:smartTagPr>
        <w:r w:rsidR="00F80C10" w:rsidRPr="009D3A67">
          <w:rPr>
            <w:rFonts w:ascii="Times New Roman" w:hAnsi="ˎ̥"/>
            <w:sz w:val="24"/>
            <w:szCs w:val="24"/>
            <w:rPrChange w:id="45" w:author="Administrator" w:date="2014-08-05T16:54:00Z">
              <w:rPr>
                <w:rFonts w:ascii="Times New Roman" w:hAnsi="ˎ̥"/>
                <w:sz w:val="24"/>
                <w:szCs w:val="24"/>
              </w:rPr>
            </w:rPrChange>
          </w:rPr>
          <w:t>2012</w:t>
        </w:r>
        <w:r w:rsidR="00F80C10" w:rsidRPr="009D3A67">
          <w:rPr>
            <w:rFonts w:ascii="Times New Roman" w:hAnsi="ˎ̥" w:hint="eastAsia"/>
            <w:sz w:val="24"/>
            <w:szCs w:val="24"/>
            <w:rPrChange w:id="46" w:author="Administrator" w:date="2014-08-05T16:54:00Z">
              <w:rPr>
                <w:rFonts w:ascii="Times New Roman" w:hAnsi="ˎ̥" w:hint="eastAsia"/>
                <w:sz w:val="24"/>
                <w:szCs w:val="24"/>
              </w:rPr>
            </w:rPrChange>
          </w:rPr>
          <w:t>年</w:t>
        </w:r>
        <w:r w:rsidR="00F80C10" w:rsidRPr="009D3A67">
          <w:rPr>
            <w:rFonts w:ascii="Times New Roman" w:hAnsi="ˎ̥"/>
            <w:sz w:val="24"/>
            <w:szCs w:val="24"/>
            <w:rPrChange w:id="47" w:author="Administrator" w:date="2014-08-05T16:54:00Z">
              <w:rPr>
                <w:rFonts w:ascii="Times New Roman" w:hAnsi="ˎ̥"/>
                <w:sz w:val="24"/>
                <w:szCs w:val="24"/>
              </w:rPr>
            </w:rPrChange>
          </w:rPr>
          <w:t>9</w:t>
        </w:r>
        <w:r w:rsidR="00F80C10" w:rsidRPr="009D3A67">
          <w:rPr>
            <w:rFonts w:ascii="Times New Roman" w:hAnsi="ˎ̥" w:hint="eastAsia"/>
            <w:sz w:val="24"/>
            <w:szCs w:val="24"/>
            <w:rPrChange w:id="48" w:author="Administrator" w:date="2014-08-05T16:54:00Z">
              <w:rPr>
                <w:rFonts w:ascii="Times New Roman" w:hAnsi="ˎ̥" w:hint="eastAsia"/>
                <w:sz w:val="24"/>
                <w:szCs w:val="24"/>
              </w:rPr>
            </w:rPrChange>
          </w:rPr>
          <w:t>月</w:t>
        </w:r>
        <w:r w:rsidR="00F80C10" w:rsidRPr="009D3A67">
          <w:rPr>
            <w:rFonts w:ascii="Times New Roman" w:hAnsi="ˎ̥"/>
            <w:sz w:val="24"/>
            <w:szCs w:val="24"/>
            <w:rPrChange w:id="49" w:author="Administrator" w:date="2014-08-05T16:54:00Z">
              <w:rPr>
                <w:rFonts w:ascii="Times New Roman" w:hAnsi="ˎ̥"/>
                <w:sz w:val="24"/>
                <w:szCs w:val="24"/>
              </w:rPr>
            </w:rPrChange>
          </w:rPr>
          <w:t>21</w:t>
        </w:r>
        <w:r w:rsidR="00F80C10" w:rsidRPr="009D3A67">
          <w:rPr>
            <w:rFonts w:ascii="Times New Roman" w:hAnsi="ˎ̥" w:hint="eastAsia"/>
            <w:sz w:val="24"/>
            <w:szCs w:val="24"/>
            <w:rPrChange w:id="50" w:author="Administrator" w:date="2014-08-05T16:54:00Z">
              <w:rPr>
                <w:rFonts w:ascii="Times New Roman" w:hAnsi="ˎ̥" w:hint="eastAsia"/>
                <w:sz w:val="24"/>
                <w:szCs w:val="24"/>
              </w:rPr>
            </w:rPrChange>
          </w:rPr>
          <w:t>日</w:t>
        </w:r>
      </w:smartTag>
      <w:r w:rsidR="00F80C10" w:rsidRPr="009D3A67">
        <w:rPr>
          <w:rFonts w:ascii="Times New Roman" w:hAnsi="ˎ̥" w:hint="eastAsia"/>
          <w:sz w:val="24"/>
          <w:szCs w:val="24"/>
          <w:rPrChange w:id="51" w:author="Administrator" w:date="2014-08-05T16:54:00Z">
            <w:rPr>
              <w:rFonts w:ascii="Times New Roman" w:hAnsi="ˎ̥" w:hint="eastAsia"/>
              <w:sz w:val="24"/>
              <w:szCs w:val="24"/>
            </w:rPr>
          </w:rPrChange>
        </w:rPr>
        <w:t>正式批准（德府函</w:t>
      </w:r>
      <w:r w:rsidR="00F80C10" w:rsidRPr="009D3A67">
        <w:rPr>
          <w:rFonts w:ascii="Times New Roman" w:hAnsi="ˎ̥"/>
          <w:sz w:val="24"/>
          <w:szCs w:val="24"/>
          <w:rPrChange w:id="52" w:author="Administrator" w:date="2014-08-05T16:54:00Z">
            <w:rPr>
              <w:rFonts w:ascii="Times New Roman" w:hAnsi="ˎ̥"/>
              <w:sz w:val="24"/>
              <w:szCs w:val="24"/>
            </w:rPr>
          </w:rPrChange>
        </w:rPr>
        <w:t>﹝</w:t>
      </w:r>
      <w:r w:rsidR="00F80C10" w:rsidRPr="009D3A67">
        <w:rPr>
          <w:rFonts w:ascii="Times New Roman" w:hAnsi="ˎ̥"/>
          <w:sz w:val="24"/>
          <w:szCs w:val="24"/>
          <w:rPrChange w:id="53" w:author="Administrator" w:date="2014-08-05T16:54:00Z">
            <w:rPr>
              <w:rFonts w:ascii="Times New Roman" w:hAnsi="ˎ̥"/>
              <w:sz w:val="24"/>
              <w:szCs w:val="24"/>
            </w:rPr>
          </w:rPrChange>
        </w:rPr>
        <w:t>2012</w:t>
      </w:r>
      <w:r w:rsidR="00F80C10" w:rsidRPr="009D3A67">
        <w:rPr>
          <w:rFonts w:ascii="Times New Roman" w:hAnsi="ˎ̥"/>
          <w:sz w:val="24"/>
          <w:szCs w:val="24"/>
          <w:rPrChange w:id="54" w:author="Administrator" w:date="2014-08-05T16:54:00Z">
            <w:rPr>
              <w:rFonts w:ascii="Times New Roman" w:hAnsi="ˎ̥"/>
              <w:sz w:val="24"/>
              <w:szCs w:val="24"/>
            </w:rPr>
          </w:rPrChange>
        </w:rPr>
        <w:t>﹞</w:t>
      </w:r>
      <w:r w:rsidR="00F80C10" w:rsidRPr="009D3A67">
        <w:rPr>
          <w:rFonts w:ascii="Times New Roman" w:hAnsi="ˎ̥"/>
          <w:sz w:val="24"/>
          <w:szCs w:val="24"/>
          <w:rPrChange w:id="55" w:author="Administrator" w:date="2014-08-05T16:54:00Z">
            <w:rPr>
              <w:rFonts w:ascii="Times New Roman" w:hAnsi="ˎ̥"/>
              <w:sz w:val="24"/>
              <w:szCs w:val="24"/>
            </w:rPr>
          </w:rPrChange>
        </w:rPr>
        <w:t>153</w:t>
      </w:r>
      <w:r w:rsidR="00F80C10" w:rsidRPr="009D3A67">
        <w:rPr>
          <w:rFonts w:ascii="Times New Roman" w:hAnsi="ˎ̥"/>
          <w:sz w:val="24"/>
          <w:szCs w:val="24"/>
          <w:rPrChange w:id="56" w:author="Administrator" w:date="2014-08-05T16:54:00Z">
            <w:rPr>
              <w:rFonts w:ascii="Times New Roman" w:hAnsi="ˎ̥"/>
              <w:sz w:val="24"/>
              <w:szCs w:val="24"/>
            </w:rPr>
          </w:rPrChange>
        </w:rPr>
        <w:t>号</w:t>
      </w:r>
      <w:r w:rsidR="00F80C10" w:rsidRPr="009D3A67">
        <w:rPr>
          <w:rFonts w:ascii="Times New Roman" w:hAnsi="ˎ̥" w:hint="eastAsia"/>
          <w:sz w:val="24"/>
          <w:szCs w:val="24"/>
          <w:rPrChange w:id="57" w:author="Administrator" w:date="2014-08-05T16:54:00Z">
            <w:rPr>
              <w:rFonts w:ascii="Times New Roman" w:hAnsi="ˎ̥" w:hint="eastAsia"/>
              <w:sz w:val="24"/>
              <w:szCs w:val="24"/>
            </w:rPr>
          </w:rPrChange>
        </w:rPr>
        <w:t>）成立，</w:t>
      </w:r>
      <w:r w:rsidR="00F80C10" w:rsidRPr="009D3A67">
        <w:rPr>
          <w:rFonts w:ascii="Times New Roman" w:hAnsi="ˎ̥"/>
          <w:sz w:val="24"/>
          <w:szCs w:val="24"/>
          <w:rPrChange w:id="58" w:author="Administrator" w:date="2014-08-05T16:54:00Z">
            <w:rPr>
              <w:rFonts w:ascii="Times New Roman" w:hAnsi="ˎ̥"/>
              <w:sz w:val="24"/>
              <w:szCs w:val="24"/>
            </w:rPr>
          </w:rPrChange>
        </w:rPr>
        <w:t>是</w:t>
      </w:r>
      <w:r w:rsidR="00F80C10" w:rsidRPr="009D3A67">
        <w:rPr>
          <w:rFonts w:ascii="Times New Roman" w:hAnsi="ˎ̥" w:hint="eastAsia"/>
          <w:sz w:val="24"/>
          <w:szCs w:val="24"/>
          <w:rPrChange w:id="59" w:author="Administrator" w:date="2014-08-05T16:54:00Z">
            <w:rPr>
              <w:rFonts w:ascii="Times New Roman" w:hAnsi="ˎ̥" w:hint="eastAsia"/>
              <w:sz w:val="24"/>
              <w:szCs w:val="24"/>
            </w:rPr>
          </w:rPrChange>
        </w:rPr>
        <w:t>北京市智力援建高校学院联合体</w:t>
      </w:r>
      <w:r w:rsidR="00F80C10" w:rsidRPr="009D3A67">
        <w:rPr>
          <w:rFonts w:ascii="Times New Roman" w:hAnsi="ˎ̥"/>
          <w:sz w:val="24"/>
          <w:szCs w:val="24"/>
          <w:rPrChange w:id="60" w:author="Administrator" w:date="2014-08-05T16:54:00Z">
            <w:rPr>
              <w:rFonts w:ascii="Times New Roman" w:hAnsi="ˎ̥"/>
              <w:sz w:val="24"/>
              <w:szCs w:val="24"/>
            </w:rPr>
          </w:rPrChange>
        </w:rPr>
        <w:t>（</w:t>
      </w:r>
      <w:r w:rsidR="00F80C10" w:rsidRPr="009D3A67">
        <w:rPr>
          <w:rFonts w:ascii="Times New Roman" w:hAnsi="ˎ̥"/>
          <w:sz w:val="24"/>
          <w:szCs w:val="24"/>
          <w:rPrChange w:id="61" w:author="Administrator" w:date="2014-08-05T16:54:00Z">
            <w:rPr>
              <w:rFonts w:ascii="Times New Roman" w:hAnsi="ˎ̥"/>
              <w:sz w:val="24"/>
              <w:szCs w:val="24"/>
            </w:rPr>
          </w:rPrChange>
        </w:rPr>
        <w:t>Beijing United College-of-University Alliance for Intellectual Assistance to Post-Disaster Reconstruction</w:t>
      </w:r>
      <w:r w:rsidR="00F80C10" w:rsidRPr="009D3A67">
        <w:rPr>
          <w:rFonts w:ascii="Times New Roman" w:hAnsi="ˎ̥" w:hint="eastAsia"/>
          <w:sz w:val="24"/>
          <w:szCs w:val="24"/>
          <w:rPrChange w:id="62" w:author="Administrator" w:date="2014-08-05T16:54:00Z">
            <w:rPr>
              <w:rFonts w:ascii="Times New Roman" w:hAnsi="ˎ̥" w:hint="eastAsia"/>
              <w:sz w:val="24"/>
              <w:szCs w:val="24"/>
            </w:rPr>
          </w:rPrChange>
        </w:rPr>
        <w:t>，</w:t>
      </w:r>
      <w:r w:rsidR="00F80C10" w:rsidRPr="009D3A67">
        <w:rPr>
          <w:rFonts w:ascii="Times New Roman" w:hAnsi="ˎ̥"/>
          <w:sz w:val="24"/>
          <w:szCs w:val="24"/>
          <w:rPrChange w:id="63" w:author="Administrator" w:date="2014-08-05T16:54:00Z">
            <w:rPr>
              <w:rFonts w:ascii="Times New Roman" w:hAnsi="ˎ̥"/>
              <w:sz w:val="24"/>
              <w:szCs w:val="24"/>
            </w:rPr>
          </w:rPrChange>
        </w:rPr>
        <w:t>BUCA</w:t>
      </w:r>
      <w:r w:rsidR="00F80C10" w:rsidRPr="009D3A67">
        <w:rPr>
          <w:rFonts w:ascii="Times New Roman" w:hAnsi="ˎ̥"/>
          <w:sz w:val="24"/>
          <w:szCs w:val="24"/>
          <w:rPrChange w:id="64" w:author="Administrator" w:date="2014-08-05T16:54:00Z">
            <w:rPr>
              <w:rFonts w:ascii="Times New Roman" w:hAnsi="ˎ̥"/>
              <w:sz w:val="24"/>
              <w:szCs w:val="24"/>
            </w:rPr>
          </w:rPrChange>
        </w:rPr>
        <w:t>）</w:t>
      </w:r>
      <w:r w:rsidR="00F80C10" w:rsidRPr="009D3A67">
        <w:rPr>
          <w:rFonts w:ascii="Times New Roman" w:hAnsi="ˎ̥" w:hint="eastAsia"/>
          <w:sz w:val="24"/>
          <w:szCs w:val="24"/>
          <w:rPrChange w:id="65" w:author="Administrator" w:date="2014-08-05T16:54:00Z">
            <w:rPr>
              <w:rFonts w:ascii="Times New Roman" w:hAnsi="ˎ̥" w:hint="eastAsia"/>
              <w:sz w:val="24"/>
              <w:szCs w:val="24"/>
            </w:rPr>
          </w:rPrChange>
        </w:rPr>
        <w:t>与德阳市、什邡市人民政府通过北京市智力援建计划“</w:t>
      </w:r>
      <w:r w:rsidR="00F80C10" w:rsidRPr="009D3A67">
        <w:rPr>
          <w:rFonts w:ascii="Times New Roman" w:hAnsi="ˎ̥"/>
          <w:sz w:val="24"/>
          <w:szCs w:val="24"/>
          <w:rPrChange w:id="66" w:author="Administrator" w:date="2014-08-05T16:54:00Z">
            <w:rPr>
              <w:rFonts w:ascii="Times New Roman" w:hAnsi="ˎ̥"/>
              <w:sz w:val="24"/>
              <w:szCs w:val="24"/>
            </w:rPr>
          </w:rPrChange>
        </w:rPr>
        <w:t>灾后重建空间信息服务系统与人才工程建设</w:t>
      </w:r>
      <w:r w:rsidR="00F80C10" w:rsidRPr="009D3A67">
        <w:rPr>
          <w:rFonts w:ascii="Times New Roman" w:hAnsi="ˎ̥" w:hint="eastAsia"/>
          <w:sz w:val="24"/>
          <w:szCs w:val="24"/>
          <w:rPrChange w:id="67" w:author="Administrator" w:date="2014-08-05T16:54:00Z">
            <w:rPr>
              <w:rFonts w:ascii="Times New Roman" w:hAnsi="ˎ̥" w:hint="eastAsia"/>
              <w:sz w:val="24"/>
              <w:szCs w:val="24"/>
            </w:rPr>
          </w:rPrChange>
        </w:rPr>
        <w:t>”（</w:t>
      </w:r>
      <w:r w:rsidR="00F80C10" w:rsidRPr="009D3A67">
        <w:rPr>
          <w:rFonts w:ascii="Times New Roman" w:hAnsi="ˎ̥"/>
          <w:sz w:val="24"/>
          <w:szCs w:val="24"/>
          <w:rPrChange w:id="68" w:author="Administrator" w:date="2014-08-05T16:54:00Z">
            <w:rPr>
              <w:rFonts w:ascii="Times New Roman" w:hAnsi="ˎ̥"/>
              <w:sz w:val="24"/>
              <w:szCs w:val="24"/>
            </w:rPr>
          </w:rPrChange>
        </w:rPr>
        <w:t>简称</w:t>
      </w:r>
      <w:r w:rsidR="00F80C10" w:rsidRPr="009D3A67">
        <w:rPr>
          <w:rFonts w:ascii="Times New Roman" w:hAnsi="ˎ̥" w:hint="eastAsia"/>
          <w:sz w:val="24"/>
          <w:szCs w:val="24"/>
          <w:rPrChange w:id="69" w:author="Administrator" w:date="2014-08-05T16:54:00Z">
            <w:rPr>
              <w:rFonts w:ascii="Times New Roman" w:hAnsi="ˎ̥" w:hint="eastAsia"/>
              <w:sz w:val="24"/>
              <w:szCs w:val="24"/>
            </w:rPr>
          </w:rPrChange>
        </w:rPr>
        <w:t>“</w:t>
      </w:r>
      <w:r w:rsidR="00F80C10" w:rsidRPr="009D3A67">
        <w:rPr>
          <w:rFonts w:ascii="Times New Roman" w:hAnsi="ˎ̥"/>
          <w:sz w:val="24"/>
          <w:szCs w:val="24"/>
          <w:rPrChange w:id="70" w:author="Administrator" w:date="2014-08-05T16:54:00Z">
            <w:rPr>
              <w:rFonts w:ascii="Times New Roman" w:hAnsi="ˎ̥"/>
              <w:sz w:val="24"/>
              <w:szCs w:val="24"/>
            </w:rPr>
          </w:rPrChange>
        </w:rPr>
        <w:t>浴生计划</w:t>
      </w:r>
      <w:r w:rsidR="00F80C10" w:rsidRPr="009D3A67">
        <w:rPr>
          <w:rFonts w:ascii="Times New Roman" w:hAnsi="ˎ̥" w:hint="eastAsia"/>
          <w:sz w:val="24"/>
          <w:szCs w:val="24"/>
          <w:rPrChange w:id="71" w:author="Administrator" w:date="2014-08-05T16:54:00Z">
            <w:rPr>
              <w:rFonts w:ascii="Times New Roman" w:hAnsi="ˎ̥" w:hint="eastAsia"/>
              <w:sz w:val="24"/>
              <w:szCs w:val="24"/>
            </w:rPr>
          </w:rPrChange>
        </w:rPr>
        <w:t>”）共同支持筹建的以工</w:t>
      </w:r>
      <w:r w:rsidR="00F80C10" w:rsidRPr="009D3A67">
        <w:rPr>
          <w:rFonts w:ascii="Times New Roman" w:hAnsi="ˎ̥"/>
          <w:sz w:val="24"/>
          <w:szCs w:val="24"/>
          <w:rPrChange w:id="72" w:author="Administrator" w:date="2014-08-05T16:54:00Z">
            <w:rPr>
              <w:rFonts w:ascii="Times New Roman" w:hAnsi="ˎ̥"/>
              <w:sz w:val="24"/>
              <w:szCs w:val="24"/>
            </w:rPr>
          </w:rPrChange>
        </w:rPr>
        <w:t>为主</w:t>
      </w:r>
      <w:r w:rsidR="00F80C10" w:rsidRPr="009D3A67">
        <w:rPr>
          <w:rFonts w:ascii="Times New Roman" w:hAnsi="ˎ̥" w:hint="eastAsia"/>
          <w:sz w:val="24"/>
          <w:szCs w:val="24"/>
          <w:rPrChange w:id="73" w:author="Administrator" w:date="2014-08-05T16:54:00Z">
            <w:rPr>
              <w:rFonts w:ascii="Times New Roman" w:hAnsi="ˎ̥" w:hint="eastAsia"/>
              <w:sz w:val="24"/>
              <w:szCs w:val="24"/>
            </w:rPr>
          </w:rPrChange>
        </w:rPr>
        <w:t>、</w:t>
      </w:r>
      <w:r w:rsidR="00F80C10" w:rsidRPr="009D3A67">
        <w:rPr>
          <w:rFonts w:ascii="Times New Roman" w:hAnsi="ˎ̥"/>
          <w:sz w:val="24"/>
          <w:szCs w:val="24"/>
          <w:rPrChange w:id="74" w:author="Administrator" w:date="2014-08-05T16:54:00Z">
            <w:rPr>
              <w:rFonts w:ascii="Times New Roman" w:hAnsi="ˎ̥"/>
              <w:sz w:val="24"/>
              <w:szCs w:val="24"/>
            </w:rPr>
          </w:rPrChange>
        </w:rPr>
        <w:t>理工</w:t>
      </w:r>
      <w:r w:rsidR="00F80C10" w:rsidRPr="009D3A67">
        <w:rPr>
          <w:rFonts w:ascii="Times New Roman" w:hAnsi="ˎ̥" w:hint="eastAsia"/>
          <w:sz w:val="24"/>
          <w:szCs w:val="24"/>
          <w:rPrChange w:id="75" w:author="Administrator" w:date="2014-08-05T16:54:00Z">
            <w:rPr>
              <w:rFonts w:ascii="Times New Roman" w:hAnsi="ˎ̥" w:hint="eastAsia"/>
              <w:sz w:val="24"/>
              <w:szCs w:val="24"/>
            </w:rPr>
          </w:rPrChange>
        </w:rPr>
        <w:t>管</w:t>
      </w:r>
      <w:r w:rsidR="00F80C10" w:rsidRPr="009D3A67">
        <w:rPr>
          <w:rFonts w:ascii="Times New Roman" w:hAnsi="ˎ̥"/>
          <w:sz w:val="24"/>
          <w:szCs w:val="24"/>
          <w:rPrChange w:id="76" w:author="Administrator" w:date="2014-08-05T16:54:00Z">
            <w:rPr>
              <w:rFonts w:ascii="Times New Roman" w:hAnsi="ˎ̥"/>
              <w:sz w:val="24"/>
              <w:szCs w:val="24"/>
            </w:rPr>
          </w:rPrChange>
        </w:rPr>
        <w:t>结合</w:t>
      </w:r>
      <w:r w:rsidR="00F80C10" w:rsidRPr="009D3A67">
        <w:rPr>
          <w:rFonts w:ascii="Times New Roman" w:hAnsi="ˎ̥" w:hint="eastAsia"/>
          <w:sz w:val="24"/>
          <w:szCs w:val="24"/>
          <w:rPrChange w:id="77" w:author="Administrator" w:date="2014-08-05T16:54:00Z">
            <w:rPr>
              <w:rFonts w:ascii="Times New Roman" w:hAnsi="ˎ̥" w:hint="eastAsia"/>
              <w:sz w:val="24"/>
              <w:szCs w:val="24"/>
            </w:rPr>
          </w:rPrChange>
        </w:rPr>
        <w:t>、</w:t>
      </w:r>
      <w:r w:rsidR="00F80C10" w:rsidRPr="009D3A67">
        <w:rPr>
          <w:rFonts w:ascii="Times New Roman" w:hAnsi="ˎ̥"/>
          <w:sz w:val="24"/>
          <w:szCs w:val="24"/>
          <w:rPrChange w:id="78" w:author="Administrator" w:date="2014-08-05T16:54:00Z">
            <w:rPr>
              <w:rFonts w:ascii="Times New Roman" w:hAnsi="ˎ̥"/>
              <w:sz w:val="24"/>
              <w:szCs w:val="24"/>
            </w:rPr>
          </w:rPrChange>
        </w:rPr>
        <w:t>兼</w:t>
      </w:r>
      <w:r w:rsidR="00F80C10" w:rsidRPr="009D3A67">
        <w:rPr>
          <w:rFonts w:ascii="Times New Roman" w:hAnsi="ˎ̥" w:hint="eastAsia"/>
          <w:sz w:val="24"/>
          <w:szCs w:val="24"/>
          <w:rPrChange w:id="79" w:author="Administrator" w:date="2014-08-05T16:54:00Z">
            <w:rPr>
              <w:rFonts w:ascii="Times New Roman" w:hAnsi="ˎ̥" w:hint="eastAsia"/>
              <w:sz w:val="24"/>
              <w:szCs w:val="24"/>
            </w:rPr>
          </w:rPrChange>
        </w:rPr>
        <w:t>备</w:t>
      </w:r>
      <w:r w:rsidR="00F80C10" w:rsidRPr="009D3A67">
        <w:rPr>
          <w:rFonts w:ascii="Times New Roman" w:hAnsi="ˎ̥"/>
          <w:sz w:val="24"/>
          <w:szCs w:val="24"/>
          <w:rPrChange w:id="80" w:author="Administrator" w:date="2014-08-05T16:54:00Z">
            <w:rPr>
              <w:rFonts w:ascii="Times New Roman" w:hAnsi="ˎ̥"/>
              <w:sz w:val="24"/>
              <w:szCs w:val="24"/>
            </w:rPr>
          </w:rPrChange>
        </w:rPr>
        <w:t>其他多学科的综合</w:t>
      </w:r>
      <w:r w:rsidR="00F80C10" w:rsidRPr="009D3A67">
        <w:rPr>
          <w:rFonts w:ascii="Times New Roman" w:hAnsi="ˎ̥" w:hint="eastAsia"/>
          <w:sz w:val="24"/>
          <w:szCs w:val="24"/>
          <w:rPrChange w:id="81" w:author="Administrator" w:date="2014-08-05T16:54:00Z">
            <w:rPr>
              <w:rFonts w:ascii="Times New Roman" w:hAnsi="ˎ̥" w:hint="eastAsia"/>
              <w:sz w:val="24"/>
              <w:szCs w:val="24"/>
            </w:rPr>
          </w:rPrChange>
        </w:rPr>
        <w:t>院校，也是我</w:t>
      </w:r>
      <w:r w:rsidR="00F80C10" w:rsidRPr="009D3A67">
        <w:rPr>
          <w:rFonts w:ascii="Times New Roman" w:hAnsi="ˎ̥"/>
          <w:sz w:val="24"/>
          <w:szCs w:val="24"/>
          <w:rPrChange w:id="82" w:author="Administrator" w:date="2014-08-05T16:54:00Z">
            <w:rPr>
              <w:rFonts w:ascii="Times New Roman" w:hAnsi="ˎ̥"/>
              <w:sz w:val="24"/>
              <w:szCs w:val="24"/>
            </w:rPr>
          </w:rPrChange>
        </w:rPr>
        <w:t>国第一所</w:t>
      </w:r>
      <w:r w:rsidR="00F80C10" w:rsidRPr="009D3A67">
        <w:rPr>
          <w:rFonts w:ascii="Times New Roman" w:hAnsi="ˎ̥" w:hint="eastAsia"/>
          <w:sz w:val="24"/>
          <w:szCs w:val="24"/>
          <w:rPrChange w:id="83" w:author="Administrator" w:date="2014-08-05T16:54:00Z">
            <w:rPr>
              <w:rFonts w:ascii="Times New Roman" w:hAnsi="ˎ̥" w:hint="eastAsia"/>
              <w:sz w:val="24"/>
              <w:szCs w:val="24"/>
            </w:rPr>
          </w:rPrChange>
        </w:rPr>
        <w:t>独具空间信息科技特色和京川对口援建机制的高等教育机构</w:t>
      </w:r>
      <w:r w:rsidR="00F80C10" w:rsidRPr="009D3A67">
        <w:rPr>
          <w:rFonts w:ascii="Times New Roman" w:hAnsi="ˎ̥"/>
          <w:sz w:val="24"/>
          <w:szCs w:val="24"/>
          <w:rPrChange w:id="84" w:author="Administrator" w:date="2014-08-05T16:54:00Z">
            <w:rPr>
              <w:rFonts w:ascii="Times New Roman" w:hAnsi="ˎ̥"/>
              <w:sz w:val="24"/>
              <w:szCs w:val="24"/>
            </w:rPr>
          </w:rPrChange>
        </w:rPr>
        <w:t>。</w:t>
      </w:r>
      <w:r w:rsidR="00F80C10" w:rsidRPr="009D3A67">
        <w:rPr>
          <w:rFonts w:ascii="Times New Roman" w:hAnsi="ˎ̥" w:hint="eastAsia"/>
          <w:sz w:val="24"/>
          <w:szCs w:val="24"/>
          <w:rPrChange w:id="85" w:author="Administrator" w:date="2014-08-05T16:54:00Z">
            <w:rPr>
              <w:rFonts w:ascii="Times New Roman" w:hAnsi="ˎ̥" w:hint="eastAsia"/>
              <w:sz w:val="24"/>
              <w:szCs w:val="24"/>
            </w:rPr>
          </w:rPrChange>
        </w:rPr>
        <w:t>北京数研科技发展有限公司（北京大学数字中国研究院）作为京元学院投资共建单位之一，其教育培训部与京元学院合署办公，实行部、院合一模式运行。</w:t>
      </w:r>
    </w:p>
    <w:p w:rsidR="00000000" w:rsidRPr="009D3A67" w:rsidRDefault="00F80C10" w:rsidP="009D3A67">
      <w:pPr>
        <w:pStyle w:val="a5"/>
        <w:spacing w:beforeLines="30" w:line="312" w:lineRule="auto"/>
        <w:ind w:firstLine="480"/>
        <w:rPr>
          <w:rFonts w:ascii="Times New Roman" w:hAnsi="ˎ̥"/>
          <w:sz w:val="24"/>
          <w:szCs w:val="24"/>
          <w:rPrChange w:id="86" w:author="Administrator" w:date="2014-08-05T16:54:00Z">
            <w:rPr>
              <w:rFonts w:ascii="Times New Roman" w:hAnsi="ˎ̥"/>
              <w:sz w:val="24"/>
              <w:szCs w:val="24"/>
            </w:rPr>
          </w:rPrChange>
        </w:rPr>
        <w:pPrChange w:id="87" w:author="Administrator" w:date="2014-08-05T16:54:00Z">
          <w:pPr>
            <w:pStyle w:val="a5"/>
            <w:spacing w:beforeLines="30" w:line="312" w:lineRule="auto"/>
            <w:ind w:firstLine="480"/>
          </w:pPr>
        </w:pPrChange>
      </w:pPr>
      <w:r w:rsidRPr="009D3A67">
        <w:rPr>
          <w:rFonts w:ascii="Times New Roman" w:hAnsi="ˎ̥" w:hint="eastAsia"/>
          <w:sz w:val="24"/>
          <w:szCs w:val="24"/>
          <w:rPrChange w:id="88" w:author="Administrator" w:date="2014-08-05T16:54:00Z">
            <w:rPr>
              <w:rFonts w:ascii="Times New Roman" w:hAnsi="ˎ̥" w:hint="eastAsia"/>
              <w:sz w:val="24"/>
              <w:szCs w:val="24"/>
            </w:rPr>
          </w:rPrChange>
        </w:rPr>
        <w:t>学院的发展目标是：在国家和京川两地教育、科技、人事等主管部门的指导、支持下，紧密围绕国家经济发展、和谐社会建设、战略性新兴产业发展、西部大开发、全国</w:t>
      </w:r>
      <w:r w:rsidRPr="009D3A67">
        <w:rPr>
          <w:rFonts w:ascii="Times New Roman" w:hAnsi="ˎ̥"/>
          <w:sz w:val="24"/>
          <w:szCs w:val="24"/>
          <w:rPrChange w:id="89" w:author="Administrator" w:date="2014-08-05T16:54:00Z">
            <w:rPr>
              <w:rFonts w:ascii="Times New Roman" w:hAnsi="ˎ̥"/>
              <w:sz w:val="24"/>
              <w:szCs w:val="24"/>
            </w:rPr>
          </w:rPrChange>
        </w:rPr>
        <w:t>统筹城乡综合配套改革试验区</w:t>
      </w:r>
      <w:r w:rsidRPr="009D3A67">
        <w:rPr>
          <w:rFonts w:ascii="Times New Roman" w:hAnsi="ˎ̥" w:hint="eastAsia"/>
          <w:sz w:val="24"/>
          <w:szCs w:val="24"/>
          <w:rPrChange w:id="90" w:author="Administrator" w:date="2014-08-05T16:54:00Z">
            <w:rPr>
              <w:rFonts w:ascii="Times New Roman" w:hAnsi="ˎ̥" w:hint="eastAsia"/>
              <w:sz w:val="24"/>
              <w:szCs w:val="24"/>
            </w:rPr>
          </w:rPrChange>
        </w:rPr>
        <w:t>建设等的战略需求，以及德阳国家高等职业教育综合改革试验区和教育部、四川省、成都市共建城乡统筹教育综合改革试验区的总体部署，结合“浴生计划”的实施，依托</w:t>
      </w:r>
      <w:r w:rsidRPr="009D3A67">
        <w:rPr>
          <w:rFonts w:ascii="Times New Roman" w:hAnsi="ˎ̥"/>
          <w:sz w:val="24"/>
          <w:szCs w:val="24"/>
          <w:rPrChange w:id="91" w:author="Administrator" w:date="2014-08-05T16:54:00Z">
            <w:rPr>
              <w:rFonts w:ascii="Times New Roman" w:hAnsi="ˎ̥"/>
              <w:sz w:val="24"/>
              <w:szCs w:val="24"/>
            </w:rPr>
          </w:rPrChange>
        </w:rPr>
        <w:t>BUCA</w:t>
      </w:r>
      <w:r w:rsidRPr="009D3A67">
        <w:rPr>
          <w:rFonts w:ascii="Times New Roman" w:hAnsi="ˎ̥" w:hint="eastAsia"/>
          <w:sz w:val="24"/>
          <w:szCs w:val="24"/>
          <w:rPrChange w:id="92" w:author="Administrator" w:date="2014-08-05T16:54:00Z">
            <w:rPr>
              <w:rFonts w:ascii="Times New Roman" w:hAnsi="ˎ̥" w:hint="eastAsia"/>
              <w:sz w:val="24"/>
              <w:szCs w:val="24"/>
            </w:rPr>
          </w:rPrChange>
        </w:rPr>
        <w:t>（由</w:t>
      </w:r>
      <w:r w:rsidRPr="009D3A67">
        <w:rPr>
          <w:rFonts w:ascii="Times New Roman" w:hAnsi="ˎ̥"/>
          <w:sz w:val="24"/>
          <w:szCs w:val="24"/>
          <w:rPrChange w:id="93" w:author="Administrator" w:date="2014-08-05T16:54:00Z">
            <w:rPr>
              <w:rFonts w:ascii="Times New Roman" w:hAnsi="ˎ̥"/>
              <w:sz w:val="24"/>
              <w:szCs w:val="24"/>
            </w:rPr>
          </w:rPrChange>
        </w:rPr>
        <w:t>北京大学数字中国研究院、北京工业大学软件学院、清华大学土木水利学院、北京师范大学</w:t>
      </w:r>
      <w:r w:rsidRPr="009D3A67">
        <w:rPr>
          <w:rFonts w:ascii="Times New Roman" w:hAnsi="ˎ̥" w:hint="eastAsia"/>
          <w:sz w:val="24"/>
          <w:szCs w:val="24"/>
          <w:rPrChange w:id="94" w:author="Administrator" w:date="2014-08-05T16:54:00Z">
            <w:rPr>
              <w:rFonts w:ascii="Times New Roman" w:hAnsi="ˎ̥" w:hint="eastAsia"/>
              <w:sz w:val="24"/>
              <w:szCs w:val="24"/>
            </w:rPr>
          </w:rPrChange>
        </w:rPr>
        <w:t>民政部教育部</w:t>
      </w:r>
      <w:r w:rsidRPr="009D3A67">
        <w:rPr>
          <w:rFonts w:ascii="Times New Roman" w:hAnsi="ˎ̥"/>
          <w:sz w:val="24"/>
          <w:szCs w:val="24"/>
          <w:rPrChange w:id="95" w:author="Administrator" w:date="2014-08-05T16:54:00Z">
            <w:rPr>
              <w:rFonts w:ascii="Times New Roman" w:hAnsi="ˎ̥"/>
              <w:sz w:val="24"/>
              <w:szCs w:val="24"/>
            </w:rPr>
          </w:rPrChange>
        </w:rPr>
        <w:t>减灾与应急管理研究院、北京邮电大学电子信息工程学院等</w:t>
      </w:r>
      <w:r w:rsidRPr="009D3A67">
        <w:rPr>
          <w:rFonts w:ascii="Times New Roman" w:hAnsi="ˎ̥" w:hint="eastAsia"/>
          <w:sz w:val="24"/>
          <w:szCs w:val="24"/>
          <w:rPrChange w:id="96" w:author="Administrator" w:date="2014-08-05T16:54:00Z">
            <w:rPr>
              <w:rFonts w:ascii="Times New Roman" w:hAnsi="ˎ̥" w:hint="eastAsia"/>
              <w:sz w:val="24"/>
              <w:szCs w:val="24"/>
            </w:rPr>
          </w:rPrChange>
        </w:rPr>
        <w:t>北京市高校相关学院共同发起组建）及其合作伙伴的综合资源，充分发挥首都人才与国际合作优势和地方政府教育与人才兴业的战略主导作用，坚持服务国家和地方目标、支撑和引领产业发展、与对口援建高校相互促进共同发展的指导思想，以不断创新体制机制和提高发展能力为中心、以服务为宗旨、以就业为导向，面向市场、面向社会、面向未来、面向世界，通过政产学研融合、校企结合、首都与地方协同，整合优势，突出特色，探索创新智力援建与人才培养新模式，不断提升学院人才培养水平和声誉。在对口援建高校群的支持、引领下，不断缩小与一流高校优势学科的差距，实现学院整体跨越式快速发展，力争通过三至</w:t>
      </w:r>
      <w:r w:rsidRPr="009D3A67">
        <w:rPr>
          <w:rFonts w:ascii="Times New Roman" w:hAnsi="ˎ̥" w:hint="eastAsia"/>
          <w:sz w:val="24"/>
          <w:szCs w:val="24"/>
          <w:rPrChange w:id="97" w:author="Administrator" w:date="2014-08-05T16:54:00Z">
            <w:rPr>
              <w:rFonts w:ascii="Times New Roman" w:hAnsi="ˎ̥" w:hint="eastAsia"/>
              <w:sz w:val="24"/>
              <w:szCs w:val="24"/>
            </w:rPr>
          </w:rPrChange>
        </w:rPr>
        <w:lastRenderedPageBreak/>
        <w:t>四个五年计划（</w:t>
      </w:r>
      <w:r w:rsidRPr="009D3A67">
        <w:rPr>
          <w:rFonts w:ascii="Times New Roman" w:hAnsi="ˎ̥"/>
          <w:sz w:val="24"/>
          <w:szCs w:val="24"/>
          <w:rPrChange w:id="98" w:author="Administrator" w:date="2014-08-05T16:54:00Z">
            <w:rPr>
              <w:rFonts w:ascii="Times New Roman" w:hAnsi="ˎ̥"/>
              <w:sz w:val="24"/>
              <w:szCs w:val="24"/>
            </w:rPr>
          </w:rPrChange>
        </w:rPr>
        <w:t>15~20</w:t>
      </w:r>
      <w:r w:rsidRPr="009D3A67">
        <w:rPr>
          <w:rFonts w:ascii="Times New Roman" w:hAnsi="ˎ̥" w:hint="eastAsia"/>
          <w:sz w:val="24"/>
          <w:szCs w:val="24"/>
          <w:rPrChange w:id="99" w:author="Administrator" w:date="2014-08-05T16:54:00Z">
            <w:rPr>
              <w:rFonts w:ascii="Times New Roman" w:hAnsi="ˎ̥" w:hint="eastAsia"/>
              <w:sz w:val="24"/>
              <w:szCs w:val="24"/>
            </w:rPr>
          </w:rPrChange>
        </w:rPr>
        <w:t>年）逐步建成一所机制创新、特色鲜明、设施完善、队伍精良、学术水平和教学质量一流、就业渠道畅通的以本科生和研究生教育及博士后培养为主体，以中高职教育、继续教育、远程教育、专培自考、研究生课程进修等学历教育及各类管理、技术、知识普及等非学历培训为两翼的西部一流、全国知名高校。</w:t>
      </w:r>
    </w:p>
    <w:p w:rsidR="00000000" w:rsidRPr="009D3A67" w:rsidRDefault="00F80C10" w:rsidP="009D3A67">
      <w:pPr>
        <w:pStyle w:val="a5"/>
        <w:spacing w:beforeLines="30" w:line="312" w:lineRule="auto"/>
        <w:ind w:firstLine="480"/>
        <w:rPr>
          <w:rFonts w:ascii="Times New Roman" w:hAnsi="Times New Roman"/>
          <w:sz w:val="24"/>
          <w:szCs w:val="24"/>
          <w:rPrChange w:id="100" w:author="Administrator" w:date="2014-08-05T16:54:00Z">
            <w:rPr>
              <w:rFonts w:ascii="Times New Roman" w:hAnsi="Times New Roman"/>
              <w:sz w:val="24"/>
              <w:szCs w:val="24"/>
            </w:rPr>
          </w:rPrChange>
        </w:rPr>
        <w:pPrChange w:id="101" w:author="Administrator" w:date="2014-08-05T16:54:00Z">
          <w:pPr>
            <w:pStyle w:val="a5"/>
            <w:spacing w:beforeLines="30" w:line="312" w:lineRule="auto"/>
            <w:ind w:firstLine="480"/>
          </w:pPr>
        </w:pPrChange>
      </w:pPr>
      <w:r w:rsidRPr="009D3A67">
        <w:rPr>
          <w:rFonts w:ascii="Times New Roman" w:hAnsi="ˎ̥" w:hint="eastAsia"/>
          <w:sz w:val="24"/>
          <w:szCs w:val="24"/>
          <w:rPrChange w:id="102" w:author="Administrator" w:date="2014-08-05T16:54:00Z">
            <w:rPr>
              <w:rFonts w:ascii="Times New Roman" w:hAnsi="ˎ̥" w:hint="eastAsia"/>
              <w:sz w:val="24"/>
              <w:szCs w:val="24"/>
            </w:rPr>
          </w:rPrChange>
        </w:rPr>
        <w:t>依据《德阳京元空间信息专修学院</w:t>
      </w:r>
      <w:r w:rsidRPr="009D3A67">
        <w:rPr>
          <w:rFonts w:ascii="Times New Roman" w:hAnsi="Times New Roman" w:hint="eastAsia"/>
          <w:sz w:val="24"/>
          <w:szCs w:val="24"/>
          <w:rPrChange w:id="103"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04" w:author="Administrator" w:date="2014-08-05T16:54:00Z">
            <w:rPr>
              <w:rFonts w:ascii="Times New Roman" w:hAnsi="ˎ̥" w:hint="eastAsia"/>
              <w:sz w:val="24"/>
              <w:szCs w:val="24"/>
            </w:rPr>
          </w:rPrChange>
        </w:rPr>
        <w:t>十二五</w:t>
      </w:r>
      <w:r w:rsidRPr="009D3A67">
        <w:rPr>
          <w:rFonts w:ascii="Times New Roman" w:hAnsi="Times New Roman" w:hint="eastAsia"/>
          <w:sz w:val="24"/>
          <w:szCs w:val="24"/>
          <w:rPrChange w:id="105"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06" w:author="Administrator" w:date="2014-08-05T16:54:00Z">
            <w:rPr>
              <w:rFonts w:ascii="Times New Roman" w:hAnsi="ˎ̥" w:hint="eastAsia"/>
              <w:sz w:val="24"/>
              <w:szCs w:val="24"/>
            </w:rPr>
          </w:rPrChange>
        </w:rPr>
        <w:t>及中长期发展规划（</w:t>
      </w:r>
      <w:r w:rsidRPr="009D3A67">
        <w:rPr>
          <w:rFonts w:ascii="Times New Roman" w:hAnsi="ˎ̥"/>
          <w:sz w:val="24"/>
          <w:szCs w:val="24"/>
          <w:rPrChange w:id="107" w:author="Administrator" w:date="2014-08-05T16:54:00Z">
            <w:rPr>
              <w:rFonts w:ascii="Times New Roman" w:hAnsi="ˎ̥"/>
              <w:sz w:val="24"/>
              <w:szCs w:val="24"/>
            </w:rPr>
          </w:rPrChange>
        </w:rPr>
        <w:t>2012~2030</w:t>
      </w:r>
      <w:r w:rsidRPr="009D3A67">
        <w:rPr>
          <w:rFonts w:ascii="Times New Roman" w:hAnsi="ˎ̥" w:hint="eastAsia"/>
          <w:sz w:val="24"/>
          <w:szCs w:val="24"/>
          <w:rPrChange w:id="108" w:author="Administrator" w:date="2014-08-05T16:54:00Z">
            <w:rPr>
              <w:rFonts w:ascii="Times New Roman" w:hAnsi="ˎ̥" w:hint="eastAsia"/>
              <w:sz w:val="24"/>
              <w:szCs w:val="24"/>
            </w:rPr>
          </w:rPrChange>
        </w:rPr>
        <w:t>）》，学院针对</w:t>
      </w:r>
      <w:r w:rsidRPr="009D3A67">
        <w:rPr>
          <w:rFonts w:ascii="Times New Roman" w:hAnsi="Times New Roman" w:hint="eastAsia"/>
          <w:sz w:val="24"/>
          <w:szCs w:val="24"/>
          <w:rPrChange w:id="109"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10" w:author="Administrator" w:date="2014-08-05T16:54:00Z">
            <w:rPr>
              <w:rFonts w:ascii="Times New Roman" w:hAnsi="ˎ̥" w:hint="eastAsia"/>
              <w:sz w:val="24"/>
              <w:szCs w:val="24"/>
            </w:rPr>
          </w:rPrChange>
        </w:rPr>
        <w:t>数字中国</w:t>
      </w:r>
      <w:r w:rsidRPr="009D3A67">
        <w:rPr>
          <w:rFonts w:ascii="Times New Roman" w:hAnsi="Times New Roman" w:hint="eastAsia"/>
          <w:sz w:val="24"/>
          <w:szCs w:val="24"/>
          <w:rPrChange w:id="111"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12" w:author="Administrator" w:date="2014-08-05T16:54:00Z">
            <w:rPr>
              <w:rFonts w:ascii="Times New Roman" w:hAnsi="ˎ̥" w:hint="eastAsia"/>
              <w:sz w:val="24"/>
              <w:szCs w:val="24"/>
            </w:rPr>
          </w:rPrChange>
        </w:rPr>
        <w:t>建设和成（都）德（阳）绵（阳）高新带与成渝经济区长远发展对高素质（空间信息）人才的急迫需求，将重点建设</w:t>
      </w:r>
      <w:r w:rsidRPr="009D3A67">
        <w:rPr>
          <w:rFonts w:ascii="Times New Roman" w:hAnsi="Times New Roman" w:hint="eastAsia"/>
          <w:sz w:val="24"/>
          <w:szCs w:val="24"/>
          <w:rPrChange w:id="113" w:author="Administrator" w:date="2014-08-05T16:54:00Z">
            <w:rPr>
              <w:rFonts w:ascii="Times New Roman" w:hAnsi="Times New Roman" w:hint="eastAsia"/>
              <w:sz w:val="24"/>
              <w:szCs w:val="24"/>
            </w:rPr>
          </w:rPrChange>
        </w:rPr>
        <w:t>“一平台、</w:t>
      </w:r>
      <w:r w:rsidRPr="009D3A67">
        <w:rPr>
          <w:rFonts w:ascii="Times New Roman" w:hAnsi="ˎ̥" w:hint="eastAsia"/>
          <w:sz w:val="24"/>
          <w:szCs w:val="24"/>
          <w:rPrChange w:id="114" w:author="Administrator" w:date="2014-08-05T16:54:00Z">
            <w:rPr>
              <w:rFonts w:ascii="Times New Roman" w:hAnsi="ˎ̥" w:hint="eastAsia"/>
              <w:sz w:val="24"/>
              <w:szCs w:val="24"/>
            </w:rPr>
          </w:rPrChange>
        </w:rPr>
        <w:t>二机制、三体系、四基地</w:t>
      </w:r>
      <w:r w:rsidRPr="009D3A67">
        <w:rPr>
          <w:rFonts w:ascii="Times New Roman" w:hAnsi="Times New Roman" w:hint="eastAsia"/>
          <w:sz w:val="24"/>
          <w:szCs w:val="24"/>
          <w:rPrChange w:id="115"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16" w:author="Administrator" w:date="2014-08-05T16:54:00Z">
            <w:rPr>
              <w:rFonts w:ascii="Times New Roman" w:hAnsi="ˎ̥" w:hint="eastAsia"/>
              <w:sz w:val="24"/>
              <w:szCs w:val="24"/>
            </w:rPr>
          </w:rPrChange>
        </w:rPr>
        <w:t>，以实现特色建校、机制活校、质量兴校、创新强校。“一平台”即学院与对口援建高校</w:t>
      </w:r>
      <w:r w:rsidRPr="009D3A67">
        <w:rPr>
          <w:rFonts w:ascii="Times New Roman" w:hAnsi="ˎ̥"/>
          <w:sz w:val="24"/>
          <w:szCs w:val="24"/>
          <w:rPrChange w:id="117" w:author="Administrator" w:date="2014-08-05T16:54:00Z">
            <w:rPr>
              <w:rFonts w:ascii="Times New Roman" w:hAnsi="ˎ̥"/>
              <w:sz w:val="24"/>
              <w:szCs w:val="24"/>
            </w:rPr>
          </w:rPrChange>
        </w:rPr>
        <w:t>全方位</w:t>
      </w:r>
      <w:r w:rsidRPr="009D3A67">
        <w:rPr>
          <w:rFonts w:ascii="Times New Roman" w:hAnsi="ˎ̥" w:hint="eastAsia"/>
          <w:sz w:val="24"/>
          <w:szCs w:val="24"/>
          <w:rPrChange w:id="118" w:author="Administrator" w:date="2014-08-05T16:54:00Z">
            <w:rPr>
              <w:rFonts w:ascii="Times New Roman" w:hAnsi="ˎ̥" w:hint="eastAsia"/>
              <w:sz w:val="24"/>
              <w:szCs w:val="24"/>
            </w:rPr>
          </w:rPrChange>
        </w:rPr>
        <w:t>持续</w:t>
      </w:r>
      <w:r w:rsidRPr="009D3A67">
        <w:rPr>
          <w:rFonts w:ascii="Times New Roman" w:hAnsi="ˎ̥"/>
          <w:sz w:val="24"/>
          <w:szCs w:val="24"/>
          <w:rPrChange w:id="119" w:author="Administrator" w:date="2014-08-05T16:54:00Z">
            <w:rPr>
              <w:rFonts w:ascii="Times New Roman" w:hAnsi="ˎ̥"/>
              <w:sz w:val="24"/>
              <w:szCs w:val="24"/>
            </w:rPr>
          </w:rPrChange>
        </w:rPr>
        <w:t>合作</w:t>
      </w:r>
      <w:r w:rsidRPr="009D3A67">
        <w:rPr>
          <w:rFonts w:ascii="Times New Roman" w:hAnsi="ˎ̥" w:hint="eastAsia"/>
          <w:sz w:val="24"/>
          <w:szCs w:val="24"/>
          <w:rPrChange w:id="120" w:author="Administrator" w:date="2014-08-05T16:54:00Z">
            <w:rPr>
              <w:rFonts w:ascii="Times New Roman" w:hAnsi="ˎ̥" w:hint="eastAsia"/>
              <w:sz w:val="24"/>
              <w:szCs w:val="24"/>
            </w:rPr>
          </w:rPrChange>
        </w:rPr>
        <w:t>和科研教育协同创新支撑平台；“二机制”即创建完善人才培养、学科建设、科技创新、校园文化、和谐校园等全面发展机制和规模、质量、结构、效益等的协调发展机制；“三体系”即逐步形成以提高质量为核心的教学科研体系、以强化特色为核心的学科体系和以创新机制模式为核心的管理体系；“四基地”即建设空间信息科技为学科特色的高中级应用型人才培养基地、空间信息资源开发和</w:t>
      </w:r>
      <w:r w:rsidRPr="009D3A67">
        <w:rPr>
          <w:rFonts w:ascii="Times New Roman" w:hAnsi="Times New Roman" w:hint="eastAsia"/>
          <w:sz w:val="24"/>
          <w:szCs w:val="24"/>
          <w:rPrChange w:id="121"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22" w:author="Administrator" w:date="2014-08-05T16:54:00Z">
            <w:rPr>
              <w:rFonts w:ascii="Times New Roman" w:hAnsi="ˎ̥" w:hint="eastAsia"/>
              <w:sz w:val="24"/>
              <w:szCs w:val="24"/>
            </w:rPr>
          </w:rPrChange>
        </w:rPr>
        <w:t>数字中国</w:t>
      </w:r>
      <w:r w:rsidRPr="009D3A67">
        <w:rPr>
          <w:rFonts w:ascii="Times New Roman" w:hAnsi="Times New Roman" w:hint="eastAsia"/>
          <w:sz w:val="24"/>
          <w:szCs w:val="24"/>
          <w:rPrChange w:id="123"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124" w:author="Administrator" w:date="2014-08-05T16:54:00Z">
            <w:rPr>
              <w:rFonts w:ascii="Times New Roman" w:hAnsi="ˎ̥" w:hint="eastAsia"/>
              <w:sz w:val="24"/>
              <w:szCs w:val="24"/>
            </w:rPr>
          </w:rPrChange>
        </w:rPr>
        <w:t>工程为重点的技术创新与应用示范基地、空间信息技术成果转化为核心的战略性新兴产业（智慧产业）孵化基地、政产学研用协调共赢为目标的国际国内交流合作基地。“十二五”期间，学院将结合“浴生计划”二期（</w:t>
      </w:r>
      <w:r w:rsidRPr="009D3A67">
        <w:rPr>
          <w:rFonts w:ascii="Times New Roman" w:hAnsi="ˎ̥"/>
          <w:sz w:val="24"/>
          <w:szCs w:val="24"/>
          <w:rPrChange w:id="125" w:author="Administrator" w:date="2014-08-05T16:54:00Z">
            <w:rPr>
              <w:rFonts w:ascii="Times New Roman" w:hAnsi="ˎ̥"/>
              <w:sz w:val="24"/>
              <w:szCs w:val="24"/>
            </w:rPr>
          </w:rPrChange>
        </w:rPr>
        <w:t>2012~2015</w:t>
      </w:r>
      <w:r w:rsidRPr="009D3A67">
        <w:rPr>
          <w:rFonts w:ascii="Times New Roman" w:hAnsi="ˎ̥" w:hint="eastAsia"/>
          <w:sz w:val="24"/>
          <w:szCs w:val="24"/>
          <w:rPrChange w:id="126" w:author="Administrator" w:date="2014-08-05T16:54:00Z">
            <w:rPr>
              <w:rFonts w:ascii="Times New Roman" w:hAnsi="ˎ̥" w:hint="eastAsia"/>
              <w:sz w:val="24"/>
              <w:szCs w:val="24"/>
            </w:rPr>
          </w:rPrChange>
        </w:rPr>
        <w:t>年）人才工程项目的规划、论证和实施，首先以多层次在职专培和青少年科技教育为主体，以“数字减灾与应急管理人才培养计划”（即“方舟计划”）的组织实施为重点，以区域紧缺人才集训实训基地创建、“国际空间科学与信息技术青少年培养计划”与“北斗杯”全国青少年科技创新大赛联办、</w:t>
      </w:r>
      <w:r w:rsidRPr="009D3A67">
        <w:rPr>
          <w:rFonts w:ascii="Times New Roman" w:hAnsi="ˎ̥"/>
          <w:sz w:val="24"/>
          <w:szCs w:val="24"/>
          <w:rPrChange w:id="127" w:author="Administrator" w:date="2014-08-05T16:54:00Z">
            <w:rPr>
              <w:rFonts w:ascii="Times New Roman" w:hAnsi="ˎ̥"/>
              <w:sz w:val="24"/>
              <w:szCs w:val="24"/>
            </w:rPr>
          </w:rPrChange>
        </w:rPr>
        <w:t>BUCA</w:t>
      </w:r>
      <w:r w:rsidRPr="009D3A67">
        <w:rPr>
          <w:rFonts w:ascii="Times New Roman" w:hAnsi="ˎ̥" w:hint="eastAsia"/>
          <w:sz w:val="24"/>
          <w:szCs w:val="24"/>
          <w:rPrChange w:id="128" w:author="Administrator" w:date="2014-08-05T16:54:00Z">
            <w:rPr>
              <w:rFonts w:ascii="Times New Roman" w:hAnsi="ˎ̥" w:hint="eastAsia"/>
              <w:sz w:val="24"/>
              <w:szCs w:val="24"/>
            </w:rPr>
          </w:rPrChange>
        </w:rPr>
        <w:t>优势学科对口援建、国际国内特色专业合作共建为载体，立足京川、放眼全国</w:t>
      </w:r>
      <w:r w:rsidRPr="009D3A67">
        <w:rPr>
          <w:rFonts w:ascii="Times New Roman" w:hAnsi="ˎ̥"/>
          <w:sz w:val="24"/>
          <w:szCs w:val="24"/>
          <w:rPrChange w:id="129" w:author="Administrator" w:date="2014-08-05T16:54:00Z">
            <w:rPr>
              <w:rFonts w:ascii="Times New Roman" w:hAnsi="ˎ̥"/>
              <w:sz w:val="24"/>
              <w:szCs w:val="24"/>
            </w:rPr>
          </w:rPrChange>
        </w:rPr>
        <w:t>，</w:t>
      </w:r>
      <w:r w:rsidRPr="009D3A67">
        <w:rPr>
          <w:rFonts w:ascii="Times New Roman" w:hAnsi="Times New Roman" w:hint="eastAsia"/>
          <w:sz w:val="24"/>
          <w:szCs w:val="24"/>
          <w:rPrChange w:id="130" w:author="Administrator" w:date="2014-08-05T16:54:00Z">
            <w:rPr>
              <w:rFonts w:ascii="Times New Roman" w:hAnsi="Times New Roman" w:hint="eastAsia"/>
              <w:sz w:val="24"/>
              <w:szCs w:val="24"/>
            </w:rPr>
          </w:rPrChange>
        </w:rPr>
        <w:t>全方位、多元化、开放办学。在此基础上，紧密结合“浴生计划”后续项目的规划和实施，</w:t>
      </w:r>
      <w:r w:rsidRPr="009D3A67">
        <w:rPr>
          <w:rFonts w:ascii="Times New Roman" w:hAnsi="ˎ̥"/>
          <w:sz w:val="24"/>
          <w:szCs w:val="24"/>
          <w:rPrChange w:id="131" w:author="Administrator" w:date="2014-08-05T16:54:00Z">
            <w:rPr>
              <w:rFonts w:ascii="Times New Roman" w:hAnsi="ˎ̥"/>
              <w:sz w:val="24"/>
              <w:szCs w:val="24"/>
            </w:rPr>
          </w:rPrChange>
        </w:rPr>
        <w:t>充分发挥</w:t>
      </w:r>
      <w:r w:rsidRPr="009D3A67">
        <w:rPr>
          <w:rFonts w:ascii="Times New Roman" w:hAnsi="ˎ̥" w:hint="eastAsia"/>
          <w:sz w:val="24"/>
          <w:szCs w:val="24"/>
          <w:rPrChange w:id="132" w:author="Administrator" w:date="2014-08-05T16:54:00Z">
            <w:rPr>
              <w:rFonts w:ascii="Times New Roman" w:hAnsi="ˎ̥" w:hint="eastAsia"/>
              <w:sz w:val="24"/>
              <w:szCs w:val="24"/>
            </w:rPr>
          </w:rPrChange>
        </w:rPr>
        <w:t>后援建时代京川长远合作机制、对口援建高校群体对学科建设的全方位支持与引领及其丰富的国际优质教育资源等综合</w:t>
      </w:r>
      <w:r w:rsidRPr="009D3A67">
        <w:rPr>
          <w:rFonts w:ascii="Times New Roman" w:hAnsi="ˎ̥"/>
          <w:sz w:val="24"/>
          <w:szCs w:val="24"/>
          <w:rPrChange w:id="133" w:author="Administrator" w:date="2014-08-05T16:54:00Z">
            <w:rPr>
              <w:rFonts w:ascii="Times New Roman" w:hAnsi="ˎ̥"/>
              <w:sz w:val="24"/>
              <w:szCs w:val="24"/>
            </w:rPr>
          </w:rPrChange>
        </w:rPr>
        <w:t>优势</w:t>
      </w:r>
      <w:r w:rsidRPr="009D3A67">
        <w:rPr>
          <w:rFonts w:ascii="Times New Roman" w:hAnsi="ˎ̥" w:hint="eastAsia"/>
          <w:sz w:val="24"/>
          <w:szCs w:val="24"/>
          <w:rPrChange w:id="134" w:author="Administrator" w:date="2014-08-05T16:54:00Z">
            <w:rPr>
              <w:rFonts w:ascii="Times New Roman" w:hAnsi="ˎ̥" w:hint="eastAsia"/>
              <w:sz w:val="24"/>
              <w:szCs w:val="24"/>
            </w:rPr>
          </w:rPrChange>
        </w:rPr>
        <w:t>，</w:t>
      </w:r>
      <w:r w:rsidRPr="009D3A67">
        <w:rPr>
          <w:rFonts w:ascii="Times New Roman" w:hAnsi="Times New Roman" w:hint="eastAsia"/>
          <w:sz w:val="24"/>
          <w:szCs w:val="24"/>
          <w:rPrChange w:id="135" w:author="Administrator" w:date="2014-08-05T16:54:00Z">
            <w:rPr>
              <w:rFonts w:ascii="Times New Roman" w:hAnsi="Times New Roman" w:hint="eastAsia"/>
              <w:sz w:val="24"/>
              <w:szCs w:val="24"/>
            </w:rPr>
          </w:rPrChange>
        </w:rPr>
        <w:t>通过高等教育体制机制的大胆探索和先试先行，不断优化人才培养体系和产学研协同创新机制，并积极申办本科专业和研究生学科点，持续推进学科建设及学院各项工作稳步上台阶。</w:t>
      </w:r>
    </w:p>
    <w:p w:rsidR="00000000" w:rsidRPr="009D3A67" w:rsidRDefault="00F80C10" w:rsidP="009D3A67">
      <w:pPr>
        <w:pStyle w:val="a5"/>
        <w:spacing w:beforeLines="30" w:line="312" w:lineRule="auto"/>
        <w:ind w:firstLine="480"/>
        <w:rPr>
          <w:rFonts w:ascii="Times New Roman" w:hAnsi="ˎ̥"/>
          <w:sz w:val="24"/>
          <w:szCs w:val="24"/>
          <w:rPrChange w:id="136" w:author="Administrator" w:date="2014-08-05T16:54:00Z">
            <w:rPr>
              <w:rFonts w:ascii="Times New Roman" w:hAnsi="ˎ̥"/>
              <w:sz w:val="24"/>
              <w:szCs w:val="24"/>
            </w:rPr>
          </w:rPrChange>
        </w:rPr>
        <w:pPrChange w:id="137" w:author="Administrator" w:date="2014-08-05T16:54:00Z">
          <w:pPr>
            <w:pStyle w:val="a5"/>
            <w:spacing w:beforeLines="30" w:line="312" w:lineRule="auto"/>
            <w:ind w:firstLine="480"/>
          </w:pPr>
        </w:pPrChange>
      </w:pPr>
      <w:r w:rsidRPr="009D3A67">
        <w:rPr>
          <w:rFonts w:ascii="Times New Roman" w:hAnsi="ˎ̥" w:hint="eastAsia"/>
          <w:sz w:val="24"/>
          <w:szCs w:val="24"/>
          <w:rPrChange w:id="138" w:author="Administrator" w:date="2014-08-05T16:54:00Z">
            <w:rPr>
              <w:rFonts w:ascii="Times New Roman" w:hAnsi="ˎ̥" w:hint="eastAsia"/>
              <w:sz w:val="24"/>
              <w:szCs w:val="24"/>
            </w:rPr>
          </w:rPrChange>
        </w:rPr>
        <w:t>学院将传承</w:t>
      </w:r>
      <w:r w:rsidRPr="009D3A67">
        <w:rPr>
          <w:rFonts w:ascii="Times New Roman" w:hAnsi="ˎ̥"/>
          <w:sz w:val="24"/>
          <w:szCs w:val="24"/>
          <w:rPrChange w:id="139" w:author="Administrator" w:date="2014-08-05T16:54:00Z">
            <w:rPr>
              <w:rFonts w:ascii="Times New Roman" w:hAnsi="ˎ̥"/>
              <w:sz w:val="24"/>
              <w:szCs w:val="24"/>
            </w:rPr>
          </w:rPrChange>
        </w:rPr>
        <w:t>北京大学</w:t>
      </w:r>
      <w:r w:rsidRPr="009D3A67">
        <w:rPr>
          <w:rFonts w:ascii="Times New Roman" w:hAnsi="ˎ̥" w:hint="eastAsia"/>
          <w:sz w:val="24"/>
          <w:szCs w:val="24"/>
          <w:rPrChange w:id="140" w:author="Administrator" w:date="2014-08-05T16:54:00Z">
            <w:rPr>
              <w:rFonts w:ascii="Times New Roman" w:hAnsi="ˎ̥" w:hint="eastAsia"/>
              <w:sz w:val="24"/>
              <w:szCs w:val="24"/>
            </w:rPr>
          </w:rPrChange>
        </w:rPr>
        <w:t>（</w:t>
      </w:r>
      <w:r w:rsidRPr="009D3A67">
        <w:rPr>
          <w:rFonts w:ascii="Times New Roman" w:hAnsi="ˎ̥"/>
          <w:sz w:val="24"/>
          <w:szCs w:val="24"/>
          <w:rPrChange w:id="141" w:author="Administrator" w:date="2014-08-05T16:54:00Z">
            <w:rPr>
              <w:rFonts w:ascii="Times New Roman" w:hAnsi="ˎ̥"/>
              <w:sz w:val="24"/>
              <w:szCs w:val="24"/>
            </w:rPr>
          </w:rPrChange>
        </w:rPr>
        <w:t>数字中国研究院</w:t>
      </w:r>
      <w:r w:rsidRPr="009D3A67">
        <w:rPr>
          <w:rFonts w:ascii="Times New Roman" w:hAnsi="ˎ̥" w:hint="eastAsia"/>
          <w:sz w:val="24"/>
          <w:szCs w:val="24"/>
          <w:rPrChange w:id="142" w:author="Administrator" w:date="2014-08-05T16:54:00Z">
            <w:rPr>
              <w:rFonts w:ascii="Times New Roman" w:hAnsi="ˎ̥" w:hint="eastAsia"/>
              <w:sz w:val="24"/>
              <w:szCs w:val="24"/>
            </w:rPr>
          </w:rPrChange>
        </w:rPr>
        <w:t>）</w:t>
      </w:r>
      <w:r w:rsidRPr="009D3A67">
        <w:rPr>
          <w:rFonts w:ascii="Times New Roman" w:hAnsi="ˎ̥"/>
          <w:sz w:val="24"/>
          <w:szCs w:val="24"/>
          <w:rPrChange w:id="143" w:author="Administrator" w:date="2014-08-05T16:54:00Z">
            <w:rPr>
              <w:rFonts w:ascii="Times New Roman" w:hAnsi="ˎ̥"/>
              <w:sz w:val="24"/>
              <w:szCs w:val="24"/>
            </w:rPr>
          </w:rPrChange>
        </w:rPr>
        <w:t>、清华大学</w:t>
      </w:r>
      <w:r w:rsidRPr="009D3A67">
        <w:rPr>
          <w:rFonts w:ascii="Times New Roman" w:hAnsi="ˎ̥" w:hint="eastAsia"/>
          <w:sz w:val="24"/>
          <w:szCs w:val="24"/>
          <w:rPrChange w:id="144" w:author="Administrator" w:date="2014-08-05T16:54:00Z">
            <w:rPr>
              <w:rFonts w:ascii="Times New Roman" w:hAnsi="ˎ̥" w:hint="eastAsia"/>
              <w:sz w:val="24"/>
              <w:szCs w:val="24"/>
            </w:rPr>
          </w:rPrChange>
        </w:rPr>
        <w:t>（</w:t>
      </w:r>
      <w:r w:rsidRPr="009D3A67">
        <w:rPr>
          <w:rFonts w:ascii="Times New Roman" w:hAnsi="ˎ̥"/>
          <w:sz w:val="24"/>
          <w:szCs w:val="24"/>
          <w:rPrChange w:id="145" w:author="Administrator" w:date="2014-08-05T16:54:00Z">
            <w:rPr>
              <w:rFonts w:ascii="Times New Roman" w:hAnsi="ˎ̥"/>
              <w:sz w:val="24"/>
              <w:szCs w:val="24"/>
            </w:rPr>
          </w:rPrChange>
        </w:rPr>
        <w:t>土木水利学院</w:t>
      </w:r>
      <w:r w:rsidRPr="009D3A67">
        <w:rPr>
          <w:rFonts w:ascii="Times New Roman" w:hAnsi="ˎ̥" w:hint="eastAsia"/>
          <w:sz w:val="24"/>
          <w:szCs w:val="24"/>
          <w:rPrChange w:id="146" w:author="Administrator" w:date="2014-08-05T16:54:00Z">
            <w:rPr>
              <w:rFonts w:ascii="Times New Roman" w:hAnsi="ˎ̥" w:hint="eastAsia"/>
              <w:sz w:val="24"/>
              <w:szCs w:val="24"/>
            </w:rPr>
          </w:rPrChange>
        </w:rPr>
        <w:t>）</w:t>
      </w:r>
      <w:r w:rsidRPr="009D3A67">
        <w:rPr>
          <w:rFonts w:ascii="Times New Roman" w:hAnsi="ˎ̥"/>
          <w:sz w:val="24"/>
          <w:szCs w:val="24"/>
          <w:rPrChange w:id="147" w:author="Administrator" w:date="2014-08-05T16:54:00Z">
            <w:rPr>
              <w:rFonts w:ascii="Times New Roman" w:hAnsi="ˎ̥"/>
              <w:sz w:val="24"/>
              <w:szCs w:val="24"/>
            </w:rPr>
          </w:rPrChange>
        </w:rPr>
        <w:t>、北京工业大学</w:t>
      </w:r>
      <w:r w:rsidRPr="009D3A67">
        <w:rPr>
          <w:rFonts w:ascii="Times New Roman" w:hAnsi="ˎ̥" w:hint="eastAsia"/>
          <w:sz w:val="24"/>
          <w:szCs w:val="24"/>
          <w:rPrChange w:id="148" w:author="Administrator" w:date="2014-08-05T16:54:00Z">
            <w:rPr>
              <w:rFonts w:ascii="Times New Roman" w:hAnsi="ˎ̥" w:hint="eastAsia"/>
              <w:sz w:val="24"/>
              <w:szCs w:val="24"/>
            </w:rPr>
          </w:rPrChange>
        </w:rPr>
        <w:t>（</w:t>
      </w:r>
      <w:r w:rsidRPr="009D3A67">
        <w:rPr>
          <w:rFonts w:ascii="Times New Roman" w:hAnsi="ˎ̥"/>
          <w:sz w:val="24"/>
          <w:szCs w:val="24"/>
          <w:rPrChange w:id="149" w:author="Administrator" w:date="2014-08-05T16:54:00Z">
            <w:rPr>
              <w:rFonts w:ascii="Times New Roman" w:hAnsi="ˎ̥"/>
              <w:sz w:val="24"/>
              <w:szCs w:val="24"/>
            </w:rPr>
          </w:rPrChange>
        </w:rPr>
        <w:t>软件学院</w:t>
      </w:r>
      <w:r w:rsidRPr="009D3A67">
        <w:rPr>
          <w:rFonts w:ascii="Times New Roman" w:hAnsi="ˎ̥" w:hint="eastAsia"/>
          <w:sz w:val="24"/>
          <w:szCs w:val="24"/>
          <w:rPrChange w:id="150" w:author="Administrator" w:date="2014-08-05T16:54:00Z">
            <w:rPr>
              <w:rFonts w:ascii="Times New Roman" w:hAnsi="ˎ̥" w:hint="eastAsia"/>
              <w:sz w:val="24"/>
              <w:szCs w:val="24"/>
            </w:rPr>
          </w:rPrChange>
        </w:rPr>
        <w:t>）</w:t>
      </w:r>
      <w:r w:rsidRPr="009D3A67">
        <w:rPr>
          <w:rFonts w:ascii="Times New Roman" w:hAnsi="ˎ̥"/>
          <w:sz w:val="24"/>
          <w:szCs w:val="24"/>
          <w:rPrChange w:id="151" w:author="Administrator" w:date="2014-08-05T16:54:00Z">
            <w:rPr>
              <w:rFonts w:ascii="Times New Roman" w:hAnsi="ˎ̥"/>
              <w:sz w:val="24"/>
              <w:szCs w:val="24"/>
            </w:rPr>
          </w:rPrChange>
        </w:rPr>
        <w:t>、北京师范大学</w:t>
      </w:r>
      <w:r w:rsidRPr="009D3A67">
        <w:rPr>
          <w:rFonts w:ascii="Times New Roman" w:hAnsi="ˎ̥" w:hint="eastAsia"/>
          <w:sz w:val="24"/>
          <w:szCs w:val="24"/>
          <w:rPrChange w:id="152" w:author="Administrator" w:date="2014-08-05T16:54:00Z">
            <w:rPr>
              <w:rFonts w:ascii="Times New Roman" w:hAnsi="ˎ̥" w:hint="eastAsia"/>
              <w:sz w:val="24"/>
              <w:szCs w:val="24"/>
            </w:rPr>
          </w:rPrChange>
        </w:rPr>
        <w:t>（民政部教育部</w:t>
      </w:r>
      <w:r w:rsidRPr="009D3A67">
        <w:rPr>
          <w:rFonts w:ascii="Times New Roman" w:hAnsi="ˎ̥"/>
          <w:sz w:val="24"/>
          <w:szCs w:val="24"/>
          <w:rPrChange w:id="153" w:author="Administrator" w:date="2014-08-05T16:54:00Z">
            <w:rPr>
              <w:rFonts w:ascii="Times New Roman" w:hAnsi="ˎ̥"/>
              <w:sz w:val="24"/>
              <w:szCs w:val="24"/>
            </w:rPr>
          </w:rPrChange>
        </w:rPr>
        <w:t>减灾与应急管理研究院</w:t>
      </w:r>
      <w:r w:rsidRPr="009D3A67">
        <w:rPr>
          <w:rFonts w:ascii="Times New Roman" w:hAnsi="ˎ̥" w:hint="eastAsia"/>
          <w:sz w:val="24"/>
          <w:szCs w:val="24"/>
          <w:rPrChange w:id="154" w:author="Administrator" w:date="2014-08-05T16:54:00Z">
            <w:rPr>
              <w:rFonts w:ascii="Times New Roman" w:hAnsi="ˎ̥" w:hint="eastAsia"/>
              <w:sz w:val="24"/>
              <w:szCs w:val="24"/>
            </w:rPr>
          </w:rPrChange>
        </w:rPr>
        <w:t>）</w:t>
      </w:r>
      <w:r w:rsidRPr="009D3A67">
        <w:rPr>
          <w:rFonts w:ascii="Times New Roman" w:hAnsi="ˎ̥"/>
          <w:sz w:val="24"/>
          <w:szCs w:val="24"/>
          <w:rPrChange w:id="155" w:author="Administrator" w:date="2014-08-05T16:54:00Z">
            <w:rPr>
              <w:rFonts w:ascii="Times New Roman" w:hAnsi="ˎ̥"/>
              <w:sz w:val="24"/>
              <w:szCs w:val="24"/>
            </w:rPr>
          </w:rPrChange>
        </w:rPr>
        <w:t>、北京邮电大学</w:t>
      </w:r>
      <w:r w:rsidRPr="009D3A67">
        <w:rPr>
          <w:rFonts w:ascii="Times New Roman" w:hAnsi="ˎ̥" w:hint="eastAsia"/>
          <w:sz w:val="24"/>
          <w:szCs w:val="24"/>
          <w:rPrChange w:id="156" w:author="Administrator" w:date="2014-08-05T16:54:00Z">
            <w:rPr>
              <w:rFonts w:ascii="Times New Roman" w:hAnsi="ˎ̥" w:hint="eastAsia"/>
              <w:sz w:val="24"/>
              <w:szCs w:val="24"/>
            </w:rPr>
          </w:rPrChange>
        </w:rPr>
        <w:t>（</w:t>
      </w:r>
      <w:r w:rsidRPr="009D3A67">
        <w:rPr>
          <w:rFonts w:ascii="Times New Roman" w:hAnsi="ˎ̥"/>
          <w:sz w:val="24"/>
          <w:szCs w:val="24"/>
          <w:rPrChange w:id="157" w:author="Administrator" w:date="2014-08-05T16:54:00Z">
            <w:rPr>
              <w:rFonts w:ascii="Times New Roman" w:hAnsi="ˎ̥"/>
              <w:sz w:val="24"/>
              <w:szCs w:val="24"/>
            </w:rPr>
          </w:rPrChange>
        </w:rPr>
        <w:t>电子信息工程学院</w:t>
      </w:r>
      <w:r w:rsidRPr="009D3A67">
        <w:rPr>
          <w:rFonts w:ascii="Times New Roman" w:hAnsi="ˎ̥" w:hint="eastAsia"/>
          <w:sz w:val="24"/>
          <w:szCs w:val="24"/>
          <w:rPrChange w:id="158" w:author="Administrator" w:date="2014-08-05T16:54:00Z">
            <w:rPr>
              <w:rFonts w:ascii="Times New Roman" w:hAnsi="ˎ̥" w:hint="eastAsia"/>
              <w:sz w:val="24"/>
              <w:szCs w:val="24"/>
            </w:rPr>
          </w:rPrChange>
        </w:rPr>
        <w:t>）、成都信息工程学院（管理学院）、加拿大滑铁卢大学（环境学院）等对口援建高校的</w:t>
      </w:r>
      <w:r w:rsidRPr="009D3A67">
        <w:rPr>
          <w:rFonts w:ascii="Times New Roman" w:hAnsi="ˎ̥"/>
          <w:sz w:val="24"/>
          <w:szCs w:val="24"/>
          <w:rPrChange w:id="159" w:author="Administrator" w:date="2014-08-05T16:54:00Z">
            <w:rPr>
              <w:rFonts w:ascii="Times New Roman" w:hAnsi="ˎ̥"/>
              <w:sz w:val="24"/>
              <w:szCs w:val="24"/>
            </w:rPr>
          </w:rPrChange>
        </w:rPr>
        <w:t>优良传统，</w:t>
      </w:r>
      <w:r w:rsidRPr="009D3A67">
        <w:rPr>
          <w:rFonts w:ascii="Times New Roman" w:hAnsi="ˎ̥" w:hint="eastAsia"/>
          <w:sz w:val="24"/>
          <w:szCs w:val="24"/>
          <w:rPrChange w:id="160" w:author="Administrator" w:date="2014-08-05T16:54:00Z">
            <w:rPr>
              <w:rFonts w:ascii="Times New Roman" w:hAnsi="ˎ̥" w:hint="eastAsia"/>
              <w:sz w:val="24"/>
              <w:szCs w:val="24"/>
            </w:rPr>
          </w:rPrChange>
        </w:rPr>
        <w:t>秉持“浴生自强、厚德泽世”的校训，弘扬“包容、为新、敬业、卓越”的京元精神</w:t>
      </w:r>
      <w:r w:rsidRPr="009D3A67">
        <w:rPr>
          <w:rFonts w:ascii="Times New Roman" w:hAnsi="ˎ̥"/>
          <w:sz w:val="24"/>
          <w:szCs w:val="24"/>
          <w:rPrChange w:id="161" w:author="Administrator" w:date="2014-08-05T16:54:00Z">
            <w:rPr>
              <w:rFonts w:ascii="Times New Roman" w:hAnsi="ˎ̥"/>
              <w:sz w:val="24"/>
              <w:szCs w:val="24"/>
            </w:rPr>
          </w:rPrChange>
        </w:rPr>
        <w:t>，</w:t>
      </w:r>
      <w:r w:rsidRPr="009D3A67">
        <w:rPr>
          <w:rFonts w:ascii="Times New Roman" w:hAnsi="ˎ̥" w:hint="eastAsia"/>
          <w:sz w:val="24"/>
          <w:szCs w:val="24"/>
          <w:rPrChange w:id="162" w:author="Administrator" w:date="2014-08-05T16:54:00Z">
            <w:rPr>
              <w:rFonts w:ascii="Times New Roman" w:hAnsi="ˎ̥" w:hint="eastAsia"/>
              <w:sz w:val="24"/>
              <w:szCs w:val="24"/>
            </w:rPr>
          </w:rPrChange>
        </w:rPr>
        <w:t>坚持“奉献、博实、特色、前瞻”的办学理念，注重学科</w:t>
      </w:r>
      <w:r w:rsidRPr="009D3A67">
        <w:rPr>
          <w:rFonts w:ascii="Times New Roman" w:hAnsi="ˎ̥"/>
          <w:sz w:val="24"/>
          <w:szCs w:val="24"/>
          <w:rPrChange w:id="163" w:author="Administrator" w:date="2014-08-05T16:54:00Z">
            <w:rPr>
              <w:rFonts w:ascii="Times New Roman" w:hAnsi="ˎ̥"/>
              <w:sz w:val="24"/>
              <w:szCs w:val="24"/>
            </w:rPr>
          </w:rPrChange>
        </w:rPr>
        <w:t>交叉</w:t>
      </w:r>
      <w:r w:rsidRPr="009D3A67">
        <w:rPr>
          <w:rFonts w:ascii="Times New Roman" w:hAnsi="ˎ̥" w:hint="eastAsia"/>
          <w:sz w:val="24"/>
          <w:szCs w:val="24"/>
          <w:rPrChange w:id="164" w:author="Administrator" w:date="2014-08-05T16:54:00Z">
            <w:rPr>
              <w:rFonts w:ascii="Times New Roman" w:hAnsi="ˎ̥" w:hint="eastAsia"/>
              <w:sz w:val="24"/>
              <w:szCs w:val="24"/>
            </w:rPr>
          </w:rPrChange>
        </w:rPr>
        <w:t>和协同创新，努力开创学院独具京川融合特色的跨越式持续发展道路</w:t>
      </w:r>
      <w:r w:rsidRPr="009D3A67">
        <w:rPr>
          <w:rFonts w:ascii="Times New Roman" w:hAnsi="ˎ̥"/>
          <w:sz w:val="24"/>
          <w:szCs w:val="24"/>
          <w:rPrChange w:id="165" w:author="Administrator" w:date="2014-08-05T16:54:00Z">
            <w:rPr>
              <w:rFonts w:ascii="Times New Roman" w:hAnsi="ˎ̥"/>
              <w:sz w:val="24"/>
              <w:szCs w:val="24"/>
            </w:rPr>
          </w:rPrChange>
        </w:rPr>
        <w:t>。学院全体教职工满怀信心，高起点出发，</w:t>
      </w:r>
      <w:r w:rsidRPr="009D3A67">
        <w:rPr>
          <w:rFonts w:ascii="Times New Roman" w:hAnsi="ˎ̥" w:hint="eastAsia"/>
          <w:sz w:val="24"/>
          <w:szCs w:val="24"/>
          <w:rPrChange w:id="166" w:author="Administrator" w:date="2014-08-05T16:54:00Z">
            <w:rPr>
              <w:rFonts w:ascii="Times New Roman" w:hAnsi="ˎ̥" w:hint="eastAsia"/>
              <w:sz w:val="24"/>
              <w:szCs w:val="24"/>
            </w:rPr>
          </w:rPrChange>
        </w:rPr>
        <w:t>为建设空间信息领域一流大学的长远目标而</w:t>
      </w:r>
      <w:r w:rsidRPr="009D3A67">
        <w:rPr>
          <w:rFonts w:ascii="Times New Roman" w:hAnsi="ˎ̥" w:hint="eastAsia"/>
          <w:sz w:val="24"/>
          <w:szCs w:val="24"/>
          <w:rPrChange w:id="167" w:author="Administrator" w:date="2014-08-05T16:54:00Z">
            <w:rPr>
              <w:rFonts w:ascii="Times New Roman" w:hAnsi="ˎ̥" w:hint="eastAsia"/>
              <w:sz w:val="24"/>
              <w:szCs w:val="24"/>
            </w:rPr>
          </w:rPrChange>
        </w:rPr>
        <w:lastRenderedPageBreak/>
        <w:t>不懈奋斗！</w:t>
      </w:r>
    </w:p>
    <w:p w:rsidR="00000000" w:rsidRPr="009D3A67" w:rsidRDefault="00F80C10" w:rsidP="009D3A67">
      <w:pPr>
        <w:pStyle w:val="a5"/>
        <w:spacing w:beforeLines="30" w:line="312" w:lineRule="auto"/>
        <w:ind w:firstLine="480"/>
        <w:rPr>
          <w:rFonts w:ascii="Times New Roman" w:hAnsi="Times New Roman"/>
          <w:sz w:val="24"/>
          <w:szCs w:val="24"/>
          <w:rPrChange w:id="168" w:author="Administrator" w:date="2014-08-05T16:54:00Z">
            <w:rPr>
              <w:rFonts w:ascii="Times New Roman" w:hAnsi="Times New Roman"/>
              <w:sz w:val="24"/>
              <w:szCs w:val="24"/>
            </w:rPr>
          </w:rPrChange>
        </w:rPr>
        <w:pPrChange w:id="169" w:author="Administrator" w:date="2014-08-05T16:54:00Z">
          <w:pPr>
            <w:pStyle w:val="a5"/>
            <w:spacing w:beforeLines="30" w:line="312" w:lineRule="auto"/>
            <w:ind w:firstLine="480"/>
          </w:pPr>
        </w:pPrChange>
      </w:pPr>
      <w:r w:rsidRPr="009D3A67">
        <w:rPr>
          <w:rFonts w:ascii="Times New Roman" w:hAnsi="ˎ̥" w:hint="eastAsia"/>
          <w:sz w:val="24"/>
          <w:szCs w:val="24"/>
          <w:rPrChange w:id="170" w:author="Administrator" w:date="2014-08-05T16:54:00Z">
            <w:rPr>
              <w:rFonts w:ascii="Times New Roman" w:hAnsi="ˎ̥" w:hint="eastAsia"/>
              <w:sz w:val="24"/>
              <w:szCs w:val="24"/>
            </w:rPr>
          </w:rPrChange>
        </w:rPr>
        <w:t>热诚欢迎社会各界人士参与学院的援建、共建和各种形式的合作与交流，为灾区的“浴火重生”和腾飞奉献您的热情、思想和爱心，共创美好“地球家园（</w:t>
      </w:r>
      <w:r w:rsidRPr="009D3A67">
        <w:rPr>
          <w:rFonts w:ascii="Times New Roman" w:hAnsi="ˎ̥"/>
          <w:sz w:val="24"/>
          <w:szCs w:val="24"/>
          <w:rPrChange w:id="171" w:author="Administrator" w:date="2014-08-05T16:54:00Z">
            <w:rPr>
              <w:rFonts w:ascii="Times New Roman" w:hAnsi="ˎ̥"/>
              <w:sz w:val="24"/>
              <w:szCs w:val="24"/>
            </w:rPr>
          </w:rPrChange>
        </w:rPr>
        <w:t>Geoyard</w:t>
      </w:r>
      <w:r w:rsidRPr="009D3A67">
        <w:rPr>
          <w:rFonts w:ascii="Times New Roman" w:hAnsi="ˎ̥" w:hint="eastAsia"/>
          <w:sz w:val="24"/>
          <w:szCs w:val="24"/>
          <w:rPrChange w:id="172" w:author="Administrator" w:date="2014-08-05T16:54:00Z">
            <w:rPr>
              <w:rFonts w:ascii="Times New Roman" w:hAnsi="ˎ̥" w:hint="eastAsia"/>
              <w:sz w:val="24"/>
              <w:szCs w:val="24"/>
            </w:rPr>
          </w:rPrChange>
        </w:rPr>
        <w:t>）”！</w:t>
      </w:r>
    </w:p>
    <w:p w:rsidR="00000000" w:rsidRPr="009D3A67" w:rsidRDefault="000B337C" w:rsidP="009D3A67">
      <w:pPr>
        <w:pStyle w:val="a5"/>
        <w:spacing w:beforeLines="30" w:line="312" w:lineRule="auto"/>
        <w:ind w:firstLineChars="0" w:firstLine="0"/>
        <w:rPr>
          <w:rFonts w:ascii="黑体" w:eastAsia="黑体" w:hAnsi="ˎ̥"/>
          <w:b/>
          <w:sz w:val="24"/>
          <w:szCs w:val="24"/>
          <w:rPrChange w:id="173" w:author="Administrator" w:date="2014-08-05T16:54:00Z">
            <w:rPr>
              <w:rFonts w:ascii="黑体" w:eastAsia="黑体" w:hAnsi="ˎ̥"/>
              <w:b/>
              <w:sz w:val="28"/>
              <w:szCs w:val="24"/>
            </w:rPr>
          </w:rPrChange>
        </w:rPr>
      </w:pPr>
      <w:r w:rsidRPr="009D3A67">
        <w:rPr>
          <w:rFonts w:ascii="黑体" w:eastAsia="黑体" w:hAnsi="ˎ̥" w:hint="eastAsia"/>
          <w:b/>
          <w:noProof/>
          <w:sz w:val="24"/>
          <w:szCs w:val="24"/>
          <w:rPrChange w:id="174" w:author="Administrator" w:date="2014-08-05T16:54:00Z">
            <w:rPr>
              <w:rFonts w:ascii="黑体" w:eastAsia="黑体" w:hAnsi="ˎ̥" w:hint="eastAsia"/>
              <w:b/>
              <w:noProof/>
              <w:sz w:val="28"/>
              <w:szCs w:val="24"/>
            </w:rPr>
          </w:rPrChange>
        </w:rPr>
        <w:drawing>
          <wp:anchor distT="0" distB="0" distL="114300" distR="114300" simplePos="0" relativeHeight="251650560" behindDoc="1" locked="0" layoutInCell="1" allowOverlap="1">
            <wp:simplePos x="0" y="0"/>
            <wp:positionH relativeFrom="column">
              <wp:posOffset>0</wp:posOffset>
            </wp:positionH>
            <wp:positionV relativeFrom="paragraph">
              <wp:posOffset>119380</wp:posOffset>
            </wp:positionV>
            <wp:extent cx="313055" cy="318135"/>
            <wp:effectExtent l="19050" t="0" r="0" b="0"/>
            <wp:wrapTight wrapText="bothSides">
              <wp:wrapPolygon edited="0">
                <wp:start x="-1314" y="0"/>
                <wp:lineTo x="-1314" y="20695"/>
                <wp:lineTo x="21030" y="20695"/>
                <wp:lineTo x="21030" y="0"/>
                <wp:lineTo x="-1314"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8C50AA" w:rsidRPr="009D3A67">
        <w:rPr>
          <w:rFonts w:ascii="黑体" w:eastAsia="黑体" w:hAnsi="ˎ̥" w:hint="eastAsia"/>
          <w:b/>
          <w:sz w:val="24"/>
          <w:szCs w:val="24"/>
          <w:rPrChange w:id="175" w:author="Administrator" w:date="2014-08-05T16:54:00Z">
            <w:rPr>
              <w:rFonts w:ascii="黑体" w:eastAsia="黑体" w:hAnsi="ˎ̥" w:hint="eastAsia"/>
              <w:b/>
              <w:sz w:val="28"/>
              <w:szCs w:val="24"/>
            </w:rPr>
          </w:rPrChange>
        </w:rPr>
        <w:t>学院领导</w:t>
      </w:r>
      <w:r w:rsidR="00DF616A" w:rsidRPr="009D3A67">
        <w:rPr>
          <w:rFonts w:ascii="黑体" w:eastAsia="黑体" w:hAnsi="ˎ̥" w:hint="eastAsia"/>
          <w:b/>
          <w:sz w:val="24"/>
          <w:szCs w:val="24"/>
          <w:rPrChange w:id="176" w:author="Administrator" w:date="2014-08-05T16:54:00Z">
            <w:rPr>
              <w:rFonts w:ascii="黑体" w:eastAsia="黑体" w:hAnsi="ˎ̥" w:hint="eastAsia"/>
              <w:b/>
              <w:sz w:val="28"/>
              <w:szCs w:val="24"/>
            </w:rPr>
          </w:rPrChange>
        </w:rPr>
        <w:t>及主要</w:t>
      </w:r>
      <w:r w:rsidR="008C50AA" w:rsidRPr="009D3A67">
        <w:rPr>
          <w:rFonts w:ascii="黑体" w:eastAsia="黑体" w:hAnsi="ˎ̥" w:hint="eastAsia"/>
          <w:b/>
          <w:sz w:val="24"/>
          <w:szCs w:val="24"/>
          <w:rPrChange w:id="177" w:author="Administrator" w:date="2014-08-05T16:54:00Z">
            <w:rPr>
              <w:rFonts w:ascii="黑体" w:eastAsia="黑体" w:hAnsi="ˎ̥" w:hint="eastAsia"/>
              <w:b/>
              <w:sz w:val="28"/>
              <w:szCs w:val="24"/>
            </w:rPr>
          </w:rPrChange>
        </w:rPr>
        <w:t>机构</w:t>
      </w:r>
    </w:p>
    <w:p w:rsidR="00000000" w:rsidRPr="009D3A67" w:rsidRDefault="00F80C10" w:rsidP="009D3A67">
      <w:pPr>
        <w:pStyle w:val="a5"/>
        <w:spacing w:beforeLines="30" w:line="312" w:lineRule="auto"/>
        <w:ind w:leftChars="200" w:left="2519" w:hangingChars="871" w:hanging="2099"/>
        <w:rPr>
          <w:rFonts w:ascii="Times New Roman" w:hAnsi="Times New Roman"/>
          <w:b/>
          <w:sz w:val="24"/>
          <w:szCs w:val="24"/>
          <w:rPrChange w:id="178" w:author="Administrator" w:date="2014-08-05T16:54:00Z">
            <w:rPr>
              <w:rFonts w:ascii="Times New Roman" w:hAnsi="Times New Roman"/>
              <w:b/>
              <w:sz w:val="24"/>
              <w:szCs w:val="24"/>
            </w:rPr>
          </w:rPrChange>
        </w:rPr>
        <w:pPrChange w:id="179" w:author="Administrator" w:date="2014-08-05T16:54:00Z">
          <w:pPr>
            <w:pStyle w:val="a5"/>
            <w:spacing w:beforeLines="30" w:line="312" w:lineRule="auto"/>
            <w:ind w:leftChars="200" w:left="2519" w:hangingChars="871" w:hanging="2099"/>
          </w:pPr>
        </w:pPrChange>
      </w:pPr>
      <w:r w:rsidRPr="009D3A67">
        <w:rPr>
          <w:rFonts w:ascii="Times New Roman" w:hAnsi="Times New Roman" w:hint="eastAsia"/>
          <w:b/>
          <w:sz w:val="24"/>
          <w:szCs w:val="24"/>
          <w:rPrChange w:id="180" w:author="Administrator" w:date="2014-08-05T16:54:00Z">
            <w:rPr>
              <w:rFonts w:ascii="Times New Roman" w:hAnsi="Times New Roman" w:hint="eastAsia"/>
              <w:b/>
              <w:sz w:val="24"/>
              <w:szCs w:val="24"/>
            </w:rPr>
          </w:rPrChange>
        </w:rPr>
        <w:t>名誉院长：</w:t>
      </w:r>
      <w:r w:rsidRPr="009D3A67">
        <w:rPr>
          <w:rFonts w:ascii="Times New Roman" w:hAnsi="Times New Roman" w:hint="eastAsia"/>
          <w:sz w:val="24"/>
          <w:szCs w:val="24"/>
          <w:rPrChange w:id="181" w:author="Administrator" w:date="2014-08-05T16:54:00Z">
            <w:rPr>
              <w:rFonts w:ascii="Times New Roman" w:hAnsi="Times New Roman" w:hint="eastAsia"/>
              <w:sz w:val="24"/>
              <w:szCs w:val="24"/>
            </w:rPr>
          </w:rPrChange>
        </w:rPr>
        <w:t>童庆禧（中国科学院院士，</w:t>
      </w:r>
      <w:r w:rsidRPr="009D3A67">
        <w:rPr>
          <w:rFonts w:ascii="Times New Roman" w:hAnsi="Times New Roman"/>
          <w:sz w:val="24"/>
          <w:szCs w:val="24"/>
          <w:rPrChange w:id="182" w:author="Administrator" w:date="2014-08-05T16:54:00Z">
            <w:rPr>
              <w:rFonts w:ascii="Times New Roman" w:hAnsi="Times New Roman"/>
              <w:sz w:val="24"/>
              <w:szCs w:val="24"/>
            </w:rPr>
          </w:rPrChange>
        </w:rPr>
        <w:t>BUCA</w:t>
      </w:r>
      <w:r w:rsidRPr="009D3A67">
        <w:rPr>
          <w:rFonts w:ascii="Times New Roman" w:hAnsi="Times New Roman" w:hint="eastAsia"/>
          <w:sz w:val="24"/>
          <w:szCs w:val="24"/>
          <w:rPrChange w:id="183" w:author="Administrator" w:date="2014-08-05T16:54:00Z">
            <w:rPr>
              <w:rFonts w:ascii="Times New Roman" w:hAnsi="Times New Roman" w:hint="eastAsia"/>
              <w:sz w:val="24"/>
              <w:szCs w:val="24"/>
            </w:rPr>
          </w:rPrChange>
        </w:rPr>
        <w:t>理事长，北京大学数字中国研究院院长，科技部国家遥感中心专家委员会主任）</w:t>
      </w:r>
    </w:p>
    <w:p w:rsidR="00000000" w:rsidRPr="009D3A67" w:rsidRDefault="00F80C10" w:rsidP="009D3A67">
      <w:pPr>
        <w:pStyle w:val="a5"/>
        <w:spacing w:beforeLines="30" w:line="312" w:lineRule="auto"/>
        <w:ind w:leftChars="199" w:left="2264" w:hangingChars="766" w:hanging="1846"/>
        <w:jc w:val="left"/>
        <w:rPr>
          <w:rFonts w:ascii="Times New Roman" w:hAnsi="Times New Roman"/>
          <w:sz w:val="24"/>
          <w:szCs w:val="24"/>
          <w:rPrChange w:id="184" w:author="Administrator" w:date="2014-08-05T16:54:00Z">
            <w:rPr>
              <w:rFonts w:ascii="Times New Roman" w:hAnsi="Times New Roman"/>
              <w:sz w:val="24"/>
              <w:szCs w:val="24"/>
            </w:rPr>
          </w:rPrChange>
        </w:rPr>
        <w:pPrChange w:id="185" w:author="Administrator" w:date="2014-08-05T16:54:00Z">
          <w:pPr>
            <w:pStyle w:val="a5"/>
            <w:spacing w:beforeLines="30" w:line="312" w:lineRule="auto"/>
            <w:ind w:leftChars="199" w:left="2264" w:hangingChars="766" w:hanging="1846"/>
            <w:jc w:val="left"/>
          </w:pPr>
        </w:pPrChange>
      </w:pPr>
      <w:r w:rsidRPr="009D3A67">
        <w:rPr>
          <w:rFonts w:ascii="Times New Roman" w:hAnsi="Times New Roman" w:hint="eastAsia"/>
          <w:b/>
          <w:sz w:val="24"/>
          <w:szCs w:val="24"/>
          <w:rPrChange w:id="186" w:author="Administrator" w:date="2014-08-05T16:54:00Z">
            <w:rPr>
              <w:rFonts w:ascii="Times New Roman" w:hAnsi="Times New Roman" w:hint="eastAsia"/>
              <w:b/>
              <w:sz w:val="24"/>
              <w:szCs w:val="24"/>
            </w:rPr>
          </w:rPrChange>
        </w:rPr>
        <w:t>理事长：</w:t>
      </w:r>
      <w:r w:rsidRPr="009D3A67">
        <w:rPr>
          <w:rFonts w:ascii="Times New Roman" w:hAnsi="Times New Roman" w:hint="eastAsia"/>
          <w:sz w:val="24"/>
          <w:szCs w:val="24"/>
          <w:rPrChange w:id="187" w:author="Administrator" w:date="2014-08-05T16:54:00Z">
            <w:rPr>
              <w:rFonts w:ascii="Times New Roman" w:hAnsi="Times New Roman" w:hint="eastAsia"/>
              <w:sz w:val="24"/>
              <w:szCs w:val="24"/>
            </w:rPr>
          </w:rPrChange>
        </w:rPr>
        <w:t>陈秀万（</w:t>
      </w:r>
      <w:r w:rsidRPr="009D3A67">
        <w:rPr>
          <w:rFonts w:ascii="Times New Roman" w:hAnsi="Times New Roman"/>
          <w:sz w:val="24"/>
          <w:szCs w:val="24"/>
          <w:rPrChange w:id="188" w:author="Administrator" w:date="2014-08-05T16:54:00Z">
            <w:rPr>
              <w:rFonts w:ascii="Times New Roman" w:hAnsi="Times New Roman"/>
              <w:sz w:val="24"/>
              <w:szCs w:val="24"/>
            </w:rPr>
          </w:rPrChange>
        </w:rPr>
        <w:t>BUCA</w:t>
      </w:r>
      <w:r w:rsidRPr="009D3A67">
        <w:rPr>
          <w:rFonts w:ascii="Times New Roman" w:hAnsi="Times New Roman" w:hint="eastAsia"/>
          <w:sz w:val="24"/>
          <w:szCs w:val="24"/>
          <w:rPrChange w:id="189" w:author="Administrator" w:date="2014-08-05T16:54:00Z">
            <w:rPr>
              <w:rFonts w:ascii="Times New Roman" w:hAnsi="Times New Roman" w:hint="eastAsia"/>
              <w:sz w:val="24"/>
              <w:szCs w:val="24"/>
            </w:rPr>
          </w:rPrChange>
        </w:rPr>
        <w:t>常务理事，北京大学数字中国研究院秘书长、副院长，教育部卫星导航联合研究中心应用分中心主任）</w:t>
      </w:r>
    </w:p>
    <w:p w:rsidR="00000000" w:rsidRPr="009D3A67" w:rsidRDefault="00F80C10" w:rsidP="009D3A67">
      <w:pPr>
        <w:pStyle w:val="a5"/>
        <w:spacing w:beforeLines="30" w:line="312" w:lineRule="auto"/>
        <w:ind w:leftChars="199" w:left="2264" w:hangingChars="766" w:hanging="1846"/>
        <w:rPr>
          <w:rFonts w:ascii="Times New Roman" w:hAnsi="Times New Roman"/>
          <w:sz w:val="24"/>
          <w:szCs w:val="24"/>
          <w:rPrChange w:id="190" w:author="Administrator" w:date="2014-08-05T16:54:00Z">
            <w:rPr>
              <w:rFonts w:ascii="Times New Roman" w:hAnsi="Times New Roman"/>
              <w:sz w:val="24"/>
              <w:szCs w:val="24"/>
            </w:rPr>
          </w:rPrChange>
        </w:rPr>
        <w:pPrChange w:id="191" w:author="Administrator" w:date="2014-08-05T16:54:00Z">
          <w:pPr>
            <w:pStyle w:val="a5"/>
            <w:spacing w:beforeLines="30" w:line="312" w:lineRule="auto"/>
            <w:ind w:leftChars="199" w:left="2264" w:hangingChars="766" w:hanging="1846"/>
          </w:pPr>
        </w:pPrChange>
      </w:pPr>
      <w:r w:rsidRPr="009D3A67">
        <w:rPr>
          <w:rFonts w:ascii="Times New Roman" w:hAnsi="Times New Roman" w:hint="eastAsia"/>
          <w:b/>
          <w:sz w:val="24"/>
          <w:szCs w:val="24"/>
          <w:rPrChange w:id="192" w:author="Administrator" w:date="2014-08-05T16:54:00Z">
            <w:rPr>
              <w:rFonts w:ascii="Times New Roman" w:hAnsi="Times New Roman" w:hint="eastAsia"/>
              <w:b/>
              <w:sz w:val="24"/>
              <w:szCs w:val="24"/>
            </w:rPr>
          </w:rPrChange>
        </w:rPr>
        <w:t>院</w:t>
      </w:r>
      <w:r w:rsidRPr="009D3A67">
        <w:rPr>
          <w:rFonts w:ascii="Times New Roman" w:hAnsi="Times New Roman"/>
          <w:b/>
          <w:sz w:val="24"/>
          <w:szCs w:val="24"/>
          <w:rPrChange w:id="193" w:author="Administrator" w:date="2014-08-05T16:54:00Z">
            <w:rPr>
              <w:rFonts w:ascii="Times New Roman" w:hAnsi="Times New Roman"/>
              <w:b/>
              <w:sz w:val="24"/>
              <w:szCs w:val="24"/>
            </w:rPr>
          </w:rPrChange>
        </w:rPr>
        <w:t xml:space="preserve">  </w:t>
      </w:r>
      <w:r w:rsidRPr="009D3A67">
        <w:rPr>
          <w:rFonts w:ascii="Times New Roman" w:hAnsi="Times New Roman" w:hint="eastAsia"/>
          <w:b/>
          <w:sz w:val="24"/>
          <w:szCs w:val="24"/>
          <w:rPrChange w:id="194" w:author="Administrator" w:date="2014-08-05T16:54:00Z">
            <w:rPr>
              <w:rFonts w:ascii="Times New Roman" w:hAnsi="Times New Roman" w:hint="eastAsia"/>
              <w:b/>
              <w:sz w:val="24"/>
              <w:szCs w:val="24"/>
            </w:rPr>
          </w:rPrChange>
        </w:rPr>
        <w:t>长：</w:t>
      </w:r>
      <w:r w:rsidRPr="009D3A67">
        <w:rPr>
          <w:rFonts w:ascii="Times New Roman" w:hAnsi="Times New Roman" w:hint="eastAsia"/>
          <w:sz w:val="24"/>
          <w:szCs w:val="24"/>
          <w:rPrChange w:id="195" w:author="Administrator" w:date="2014-08-05T16:54:00Z">
            <w:rPr>
              <w:rFonts w:ascii="Times New Roman" w:hAnsi="Times New Roman" w:hint="eastAsia"/>
              <w:sz w:val="24"/>
              <w:szCs w:val="24"/>
            </w:rPr>
          </w:rPrChange>
        </w:rPr>
        <w:t>马蔼乃（北京大学数字中国研究院学术委员，北京大学遥感与地理信息系统研究所首任教学副所长）</w:t>
      </w:r>
    </w:p>
    <w:p w:rsidR="00000000" w:rsidRPr="009D3A67" w:rsidRDefault="00F80C10" w:rsidP="009D3A67">
      <w:pPr>
        <w:pStyle w:val="a5"/>
        <w:spacing w:beforeLines="30" w:line="312" w:lineRule="auto"/>
        <w:ind w:leftChars="200" w:left="2588" w:hangingChars="900" w:hanging="2168"/>
        <w:rPr>
          <w:rFonts w:ascii="Times New Roman" w:hAnsi="Times New Roman"/>
          <w:sz w:val="24"/>
          <w:szCs w:val="24"/>
          <w:rPrChange w:id="196" w:author="Administrator" w:date="2014-08-05T16:54:00Z">
            <w:rPr>
              <w:rFonts w:ascii="Times New Roman" w:hAnsi="Times New Roman"/>
              <w:sz w:val="24"/>
              <w:szCs w:val="24"/>
            </w:rPr>
          </w:rPrChange>
        </w:rPr>
        <w:pPrChange w:id="197" w:author="Administrator" w:date="2014-08-05T16:54:00Z">
          <w:pPr>
            <w:pStyle w:val="a5"/>
            <w:spacing w:beforeLines="30" w:line="312" w:lineRule="auto"/>
            <w:ind w:leftChars="200" w:left="2588" w:hangingChars="900" w:hanging="2168"/>
          </w:pPr>
        </w:pPrChange>
      </w:pPr>
      <w:r w:rsidRPr="009D3A67">
        <w:rPr>
          <w:rFonts w:ascii="Times New Roman" w:hAnsi="Times New Roman" w:hint="eastAsia"/>
          <w:b/>
          <w:sz w:val="24"/>
          <w:szCs w:val="24"/>
          <w:rPrChange w:id="198" w:author="Administrator" w:date="2014-08-05T16:54:00Z">
            <w:rPr>
              <w:rFonts w:ascii="Times New Roman" w:hAnsi="Times New Roman" w:hint="eastAsia"/>
              <w:b/>
              <w:sz w:val="24"/>
              <w:szCs w:val="24"/>
            </w:rPr>
          </w:rPrChange>
        </w:rPr>
        <w:t>执行院长：</w:t>
      </w:r>
      <w:r w:rsidRPr="009D3A67">
        <w:rPr>
          <w:rFonts w:ascii="Times New Roman" w:hAnsi="Times New Roman" w:hint="eastAsia"/>
          <w:sz w:val="24"/>
          <w:szCs w:val="24"/>
          <w:rPrChange w:id="199" w:author="Administrator" w:date="2014-08-05T16:54:00Z">
            <w:rPr>
              <w:rFonts w:ascii="Times New Roman" w:hAnsi="Times New Roman" w:hint="eastAsia"/>
              <w:sz w:val="24"/>
              <w:szCs w:val="24"/>
            </w:rPr>
          </w:rPrChange>
        </w:rPr>
        <w:t>周忠基</w:t>
      </w:r>
    </w:p>
    <w:p w:rsidR="00000000" w:rsidRPr="009D3A67" w:rsidRDefault="00F80C10" w:rsidP="009D3A67">
      <w:pPr>
        <w:pStyle w:val="a5"/>
        <w:spacing w:beforeLines="30" w:line="312" w:lineRule="auto"/>
        <w:ind w:left="420" w:firstLineChars="0" w:firstLine="0"/>
        <w:rPr>
          <w:rFonts w:ascii="Times New Roman" w:hAnsi="Times New Roman"/>
          <w:b/>
          <w:sz w:val="24"/>
          <w:szCs w:val="24"/>
          <w:rPrChange w:id="200" w:author="Administrator" w:date="2014-08-05T16:54:00Z">
            <w:rPr>
              <w:rFonts w:ascii="Times New Roman" w:hAnsi="Times New Roman"/>
              <w:b/>
              <w:sz w:val="24"/>
              <w:szCs w:val="24"/>
            </w:rPr>
          </w:rPrChange>
        </w:rPr>
      </w:pPr>
      <w:r w:rsidRPr="009D3A67">
        <w:rPr>
          <w:rFonts w:ascii="Times New Roman" w:hAnsi="Times New Roman" w:hint="eastAsia"/>
          <w:b/>
          <w:sz w:val="24"/>
          <w:szCs w:val="24"/>
          <w:rPrChange w:id="201" w:author="Administrator" w:date="2014-08-05T16:54:00Z">
            <w:rPr>
              <w:rFonts w:ascii="Times New Roman" w:hAnsi="Times New Roman" w:hint="eastAsia"/>
              <w:b/>
              <w:sz w:val="24"/>
              <w:szCs w:val="24"/>
            </w:rPr>
          </w:rPrChange>
        </w:rPr>
        <w:t>教学指导委员会</w:t>
      </w:r>
      <w:r w:rsidRPr="009D3A67">
        <w:rPr>
          <w:rFonts w:ascii="Times New Roman" w:hAnsi="Times New Roman" w:hint="eastAsia"/>
          <w:sz w:val="24"/>
          <w:szCs w:val="24"/>
          <w:rPrChange w:id="202" w:author="Administrator" w:date="2014-08-05T16:54:00Z">
            <w:rPr>
              <w:rFonts w:ascii="Times New Roman" w:hAnsi="Times New Roman" w:hint="eastAsia"/>
              <w:sz w:val="24"/>
              <w:szCs w:val="24"/>
            </w:rPr>
          </w:rPrChange>
        </w:rPr>
        <w:t>（按姓氏拼音字母为序）</w:t>
      </w:r>
    </w:p>
    <w:p w:rsidR="00000000" w:rsidRPr="009D3A67" w:rsidRDefault="00F80C10" w:rsidP="009D3A67">
      <w:pPr>
        <w:pStyle w:val="a5"/>
        <w:spacing w:beforeLines="30" w:line="312" w:lineRule="auto"/>
        <w:ind w:leftChars="399" w:left="2691" w:hangingChars="769" w:hanging="1853"/>
        <w:rPr>
          <w:rFonts w:ascii="Times New Roman" w:hAnsi="Times New Roman"/>
          <w:sz w:val="24"/>
          <w:szCs w:val="24"/>
          <w:rPrChange w:id="203" w:author="Administrator" w:date="2014-08-05T16:54:00Z">
            <w:rPr>
              <w:rFonts w:ascii="Times New Roman" w:hAnsi="Times New Roman"/>
              <w:sz w:val="24"/>
              <w:szCs w:val="24"/>
            </w:rPr>
          </w:rPrChange>
        </w:rPr>
        <w:pPrChange w:id="204" w:author="Administrator" w:date="2014-08-05T16:54:00Z">
          <w:pPr>
            <w:pStyle w:val="a5"/>
            <w:spacing w:beforeLines="30" w:line="312" w:lineRule="auto"/>
            <w:ind w:leftChars="399" w:left="2691" w:hangingChars="769" w:hanging="1853"/>
          </w:pPr>
        </w:pPrChange>
      </w:pPr>
      <w:r w:rsidRPr="009D3A67">
        <w:rPr>
          <w:rFonts w:ascii="Times New Roman" w:hAnsi="Times New Roman" w:hint="eastAsia"/>
          <w:b/>
          <w:sz w:val="24"/>
          <w:szCs w:val="24"/>
          <w:rPrChange w:id="205" w:author="Administrator" w:date="2014-08-05T16:54:00Z">
            <w:rPr>
              <w:rFonts w:ascii="Times New Roman" w:hAnsi="Times New Roman" w:hint="eastAsia"/>
              <w:b/>
              <w:sz w:val="24"/>
              <w:szCs w:val="24"/>
            </w:rPr>
          </w:rPrChange>
        </w:rPr>
        <w:t>主</w:t>
      </w:r>
      <w:r w:rsidRPr="009D3A67">
        <w:rPr>
          <w:rFonts w:ascii="Times New Roman" w:hAnsi="Times New Roman"/>
          <w:b/>
          <w:sz w:val="24"/>
          <w:szCs w:val="24"/>
          <w:rPrChange w:id="206" w:author="Administrator" w:date="2014-08-05T16:54:00Z">
            <w:rPr>
              <w:rFonts w:ascii="Times New Roman" w:hAnsi="Times New Roman"/>
              <w:b/>
              <w:sz w:val="24"/>
              <w:szCs w:val="24"/>
            </w:rPr>
          </w:rPrChange>
        </w:rPr>
        <w:t xml:space="preserve">  </w:t>
      </w:r>
      <w:r w:rsidRPr="009D3A67">
        <w:rPr>
          <w:rFonts w:ascii="Times New Roman" w:hAnsi="Times New Roman" w:hint="eastAsia"/>
          <w:b/>
          <w:sz w:val="24"/>
          <w:szCs w:val="24"/>
          <w:rPrChange w:id="207" w:author="Administrator" w:date="2014-08-05T16:54:00Z">
            <w:rPr>
              <w:rFonts w:ascii="Times New Roman" w:hAnsi="Times New Roman" w:hint="eastAsia"/>
              <w:b/>
              <w:sz w:val="24"/>
              <w:szCs w:val="24"/>
            </w:rPr>
          </w:rPrChange>
        </w:rPr>
        <w:t>任</w:t>
      </w:r>
      <w:r w:rsidRPr="009D3A67">
        <w:rPr>
          <w:rFonts w:ascii="Times New Roman" w:hAnsi="Times New Roman" w:hint="eastAsia"/>
          <w:sz w:val="24"/>
          <w:szCs w:val="24"/>
          <w:rPrChange w:id="208" w:author="Administrator" w:date="2014-08-05T16:54:00Z">
            <w:rPr>
              <w:rFonts w:ascii="Times New Roman" w:hAnsi="Times New Roman" w:hint="eastAsia"/>
              <w:sz w:val="24"/>
              <w:szCs w:val="24"/>
            </w:rPr>
          </w:rPrChange>
        </w:rPr>
        <w:t>：黄润秋（成都理工大学副校长、地质灾害防治与地质环境保护国家重点实验室主任、教授，全国人大常委，四川省政协副主席）</w:t>
      </w:r>
    </w:p>
    <w:p w:rsidR="00000000" w:rsidRPr="009D3A67" w:rsidRDefault="00F80C10" w:rsidP="009D3A67">
      <w:pPr>
        <w:pStyle w:val="a5"/>
        <w:spacing w:beforeLines="30" w:line="312" w:lineRule="auto"/>
        <w:ind w:leftChars="399" w:left="2691" w:hangingChars="769" w:hanging="1853"/>
        <w:rPr>
          <w:rFonts w:ascii="Times New Roman" w:hAnsi="Times New Roman"/>
          <w:sz w:val="24"/>
          <w:szCs w:val="24"/>
          <w:rPrChange w:id="209" w:author="Administrator" w:date="2014-08-05T16:54:00Z">
            <w:rPr>
              <w:rFonts w:ascii="Times New Roman" w:hAnsi="Times New Roman"/>
              <w:sz w:val="24"/>
              <w:szCs w:val="24"/>
            </w:rPr>
          </w:rPrChange>
        </w:rPr>
        <w:pPrChange w:id="210" w:author="Administrator" w:date="2014-08-05T16:54:00Z">
          <w:pPr>
            <w:pStyle w:val="a5"/>
            <w:spacing w:beforeLines="30" w:line="312" w:lineRule="auto"/>
            <w:ind w:leftChars="399" w:left="2691" w:hangingChars="769" w:hanging="1853"/>
          </w:pPr>
        </w:pPrChange>
      </w:pPr>
      <w:r w:rsidRPr="009D3A67">
        <w:rPr>
          <w:rFonts w:ascii="Times New Roman" w:hAnsi="Times New Roman" w:hint="eastAsia"/>
          <w:b/>
          <w:sz w:val="24"/>
          <w:szCs w:val="24"/>
          <w:rPrChange w:id="211" w:author="Administrator" w:date="2014-08-05T16:54:00Z">
            <w:rPr>
              <w:rFonts w:ascii="Times New Roman" w:hAnsi="Times New Roman" w:hint="eastAsia"/>
              <w:b/>
              <w:sz w:val="24"/>
              <w:szCs w:val="24"/>
            </w:rPr>
          </w:rPrChange>
        </w:rPr>
        <w:t>副主任</w:t>
      </w:r>
      <w:r w:rsidRPr="009D3A67">
        <w:rPr>
          <w:rFonts w:ascii="Times New Roman" w:hAnsi="Times New Roman" w:hint="eastAsia"/>
          <w:sz w:val="24"/>
          <w:szCs w:val="24"/>
          <w:rPrChange w:id="212" w:author="Administrator" w:date="2014-08-05T16:54:00Z">
            <w:rPr>
              <w:rFonts w:ascii="Times New Roman" w:hAnsi="Times New Roman" w:hint="eastAsia"/>
              <w:sz w:val="24"/>
              <w:szCs w:val="24"/>
            </w:rPr>
          </w:rPrChange>
        </w:rPr>
        <w:t>：何昌垂（国际欧亚科学院院士，科技部国家遥感中心顾问，北京大学数字中国研究院副理事长，联合国粮农组织原副总干事）</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13" w:author="Administrator" w:date="2014-08-05T16:54:00Z">
            <w:rPr>
              <w:rFonts w:ascii="Times New Roman" w:hAnsi="Times New Roman"/>
              <w:sz w:val="24"/>
              <w:szCs w:val="24"/>
            </w:rPr>
          </w:rPrChange>
        </w:rPr>
        <w:pPrChange w:id="214"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15" w:author="Administrator" w:date="2014-08-05T16:54:00Z">
            <w:rPr>
              <w:rFonts w:ascii="Times New Roman" w:hAnsi="Times New Roman" w:hint="eastAsia"/>
              <w:sz w:val="24"/>
              <w:szCs w:val="24"/>
            </w:rPr>
          </w:rPrChange>
        </w:rPr>
        <w:t>郑立中（科技部国家遥感中心顾问、国际空间信息技术培训研究院常务副院长，北京大学数字中国研究院理事）</w:t>
      </w:r>
    </w:p>
    <w:p w:rsidR="00000000" w:rsidRPr="009D3A67" w:rsidRDefault="00F80C10" w:rsidP="009D3A67">
      <w:pPr>
        <w:pStyle w:val="a5"/>
        <w:spacing w:beforeLines="30" w:line="312" w:lineRule="auto"/>
        <w:ind w:leftChars="400" w:left="2527" w:hangingChars="700" w:hanging="1687"/>
        <w:rPr>
          <w:rFonts w:ascii="Times New Roman" w:hAnsi="Times New Roman"/>
          <w:sz w:val="24"/>
          <w:szCs w:val="24"/>
          <w:rPrChange w:id="216" w:author="Administrator" w:date="2014-08-05T16:54:00Z">
            <w:rPr>
              <w:rFonts w:ascii="Times New Roman" w:hAnsi="Times New Roman"/>
              <w:sz w:val="24"/>
              <w:szCs w:val="24"/>
            </w:rPr>
          </w:rPrChange>
        </w:rPr>
        <w:pPrChange w:id="217" w:author="Administrator" w:date="2014-08-05T16:54:00Z">
          <w:pPr>
            <w:pStyle w:val="a5"/>
            <w:spacing w:beforeLines="30" w:line="312" w:lineRule="auto"/>
            <w:ind w:leftChars="400" w:left="2527" w:hangingChars="700" w:hanging="1687"/>
          </w:pPr>
        </w:pPrChange>
      </w:pPr>
      <w:r w:rsidRPr="009D3A67">
        <w:rPr>
          <w:rFonts w:ascii="Times New Roman" w:hAnsi="Times New Roman" w:hint="eastAsia"/>
          <w:b/>
          <w:sz w:val="24"/>
          <w:szCs w:val="24"/>
          <w:rPrChange w:id="218" w:author="Administrator" w:date="2014-08-05T16:54:00Z">
            <w:rPr>
              <w:rFonts w:ascii="Times New Roman" w:hAnsi="Times New Roman" w:hint="eastAsia"/>
              <w:b/>
              <w:sz w:val="24"/>
              <w:szCs w:val="24"/>
            </w:rPr>
          </w:rPrChange>
        </w:rPr>
        <w:t>委</w:t>
      </w:r>
      <w:r w:rsidRPr="009D3A67">
        <w:rPr>
          <w:rFonts w:ascii="Times New Roman" w:hAnsi="Times New Roman"/>
          <w:b/>
          <w:sz w:val="24"/>
          <w:szCs w:val="24"/>
          <w:rPrChange w:id="219" w:author="Administrator" w:date="2014-08-05T16:54:00Z">
            <w:rPr>
              <w:rFonts w:ascii="Times New Roman" w:hAnsi="Times New Roman"/>
              <w:b/>
              <w:sz w:val="24"/>
              <w:szCs w:val="24"/>
            </w:rPr>
          </w:rPrChange>
        </w:rPr>
        <w:t xml:space="preserve">  </w:t>
      </w:r>
      <w:r w:rsidRPr="009D3A67">
        <w:rPr>
          <w:rFonts w:ascii="Times New Roman" w:hAnsi="Times New Roman" w:hint="eastAsia"/>
          <w:b/>
          <w:sz w:val="24"/>
          <w:szCs w:val="24"/>
          <w:rPrChange w:id="220" w:author="Administrator" w:date="2014-08-05T16:54:00Z">
            <w:rPr>
              <w:rFonts w:ascii="Times New Roman" w:hAnsi="Times New Roman" w:hint="eastAsia"/>
              <w:b/>
              <w:sz w:val="24"/>
              <w:szCs w:val="24"/>
            </w:rPr>
          </w:rPrChange>
        </w:rPr>
        <w:t>员</w:t>
      </w:r>
      <w:r w:rsidRPr="009D3A67">
        <w:rPr>
          <w:rFonts w:ascii="Times New Roman" w:hAnsi="Times New Roman" w:hint="eastAsia"/>
          <w:sz w:val="24"/>
          <w:szCs w:val="24"/>
          <w:rPrChange w:id="221" w:author="Administrator" w:date="2014-08-05T16:54:00Z">
            <w:rPr>
              <w:rFonts w:ascii="Times New Roman" w:hAnsi="Times New Roman" w:hint="eastAsia"/>
              <w:sz w:val="24"/>
              <w:szCs w:val="24"/>
            </w:rPr>
          </w:rPrChange>
        </w:rPr>
        <w:t>：安</w:t>
      </w:r>
      <w:r w:rsidRPr="009D3A67">
        <w:rPr>
          <w:rFonts w:ascii="Times New Roman" w:hAnsi="Times New Roman"/>
          <w:sz w:val="24"/>
          <w:szCs w:val="24"/>
          <w:rPrChange w:id="222"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23" w:author="Administrator" w:date="2014-08-05T16:54:00Z">
            <w:rPr>
              <w:rFonts w:ascii="Times New Roman" w:hAnsi="Times New Roman" w:hint="eastAsia"/>
              <w:sz w:val="24"/>
              <w:szCs w:val="24"/>
            </w:rPr>
          </w:rPrChange>
        </w:rPr>
        <w:t>劬（成都中医药大学副校长、教授）</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24" w:author="Administrator" w:date="2014-08-05T16:54:00Z">
            <w:rPr>
              <w:rFonts w:ascii="Times New Roman" w:hAnsi="Times New Roman"/>
              <w:sz w:val="24"/>
              <w:szCs w:val="24"/>
            </w:rPr>
          </w:rPrChange>
        </w:rPr>
        <w:pPrChange w:id="225"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26" w:author="Administrator" w:date="2014-08-05T16:54:00Z">
            <w:rPr>
              <w:rFonts w:ascii="Times New Roman" w:hAnsi="Times New Roman" w:hint="eastAsia"/>
              <w:sz w:val="24"/>
              <w:szCs w:val="24"/>
            </w:rPr>
          </w:rPrChange>
        </w:rPr>
        <w:t>陈运泰（中国科学院院士，北京大学地球与空间科学学院名誉院长、数字中国研究院学术委员会主任）</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27" w:author="Administrator" w:date="2014-08-05T16:54:00Z">
            <w:rPr>
              <w:rFonts w:ascii="Times New Roman" w:hAnsi="Times New Roman"/>
              <w:sz w:val="24"/>
              <w:szCs w:val="24"/>
            </w:rPr>
          </w:rPrChange>
        </w:rPr>
        <w:pPrChange w:id="228"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29" w:author="Administrator" w:date="2014-08-05T16:54:00Z">
            <w:rPr>
              <w:rFonts w:ascii="Times New Roman" w:hAnsi="Times New Roman" w:hint="eastAsia"/>
              <w:sz w:val="24"/>
              <w:szCs w:val="24"/>
            </w:rPr>
          </w:rPrChange>
        </w:rPr>
        <w:t>杜</w:t>
      </w:r>
      <w:r w:rsidRPr="009D3A67">
        <w:rPr>
          <w:rFonts w:ascii="Times New Roman" w:hAnsi="Times New Roman"/>
          <w:sz w:val="24"/>
          <w:szCs w:val="24"/>
          <w:rPrChange w:id="230"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31" w:author="Administrator" w:date="2014-08-05T16:54:00Z">
            <w:rPr>
              <w:rFonts w:ascii="Times New Roman" w:hAnsi="Times New Roman" w:hint="eastAsia"/>
              <w:sz w:val="24"/>
              <w:szCs w:val="24"/>
            </w:rPr>
          </w:rPrChange>
        </w:rPr>
        <w:t>平（国家信息中心常务副主任，北京大学数字中国研究院副理事长，国务院西部开发办综合司原司长）</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32" w:author="Administrator" w:date="2014-08-05T16:54:00Z">
            <w:rPr>
              <w:rFonts w:ascii="Times New Roman" w:hAnsi="Times New Roman"/>
              <w:sz w:val="24"/>
              <w:szCs w:val="24"/>
            </w:rPr>
          </w:rPrChange>
        </w:rPr>
        <w:pPrChange w:id="233"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34" w:author="Administrator" w:date="2014-08-05T16:54:00Z">
            <w:rPr>
              <w:rFonts w:ascii="Times New Roman" w:hAnsi="Times New Roman" w:hint="eastAsia"/>
              <w:sz w:val="24"/>
              <w:szCs w:val="24"/>
            </w:rPr>
          </w:rPrChange>
        </w:rPr>
        <w:t>何建新（成都信息工程学院副校长、教授）</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35" w:author="Administrator" w:date="2014-08-05T16:54:00Z">
            <w:rPr>
              <w:rFonts w:ascii="Times New Roman" w:hAnsi="Times New Roman"/>
              <w:sz w:val="24"/>
              <w:szCs w:val="24"/>
            </w:rPr>
          </w:rPrChange>
        </w:rPr>
        <w:pPrChange w:id="236"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37" w:author="Administrator" w:date="2014-08-05T16:54:00Z">
            <w:rPr>
              <w:rFonts w:ascii="Times New Roman" w:hAnsi="Times New Roman" w:hint="eastAsia"/>
              <w:sz w:val="24"/>
              <w:szCs w:val="24"/>
            </w:rPr>
          </w:rPrChange>
        </w:rPr>
        <w:t>洪</w:t>
      </w:r>
      <w:r w:rsidRPr="009D3A67">
        <w:rPr>
          <w:rFonts w:ascii="Times New Roman" w:hAnsi="Times New Roman"/>
          <w:sz w:val="24"/>
          <w:szCs w:val="24"/>
          <w:rPrChange w:id="238"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39" w:author="Administrator" w:date="2014-08-05T16:54:00Z">
            <w:rPr>
              <w:rFonts w:ascii="Times New Roman" w:hAnsi="Times New Roman" w:hint="eastAsia"/>
              <w:sz w:val="24"/>
              <w:szCs w:val="24"/>
            </w:rPr>
          </w:rPrChange>
        </w:rPr>
        <w:t>阳（美国国家天气中心水文气象遥感实验室主任，俄克拉何马大学土木工程和环境学院教授，清华大学千人学者）</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40" w:author="Administrator" w:date="2014-08-05T16:54:00Z">
            <w:rPr>
              <w:rFonts w:ascii="Times New Roman" w:hAnsi="Times New Roman"/>
              <w:sz w:val="24"/>
              <w:szCs w:val="24"/>
            </w:rPr>
          </w:rPrChange>
        </w:rPr>
        <w:pPrChange w:id="241"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42" w:author="Administrator" w:date="2014-08-05T16:54:00Z">
            <w:rPr>
              <w:rFonts w:ascii="Times New Roman" w:hAnsi="Times New Roman" w:hint="eastAsia"/>
              <w:sz w:val="24"/>
              <w:szCs w:val="24"/>
            </w:rPr>
          </w:rPrChange>
        </w:rPr>
        <w:t>林</w:t>
      </w:r>
      <w:r w:rsidRPr="009D3A67">
        <w:rPr>
          <w:rFonts w:ascii="Times New Roman" w:hAnsi="Times New Roman"/>
          <w:sz w:val="24"/>
          <w:szCs w:val="24"/>
          <w:rPrChange w:id="243"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44" w:author="Administrator" w:date="2014-08-05T16:54:00Z">
            <w:rPr>
              <w:rFonts w:ascii="Times New Roman" w:hAnsi="Times New Roman" w:hint="eastAsia"/>
              <w:sz w:val="24"/>
              <w:szCs w:val="24"/>
            </w:rPr>
          </w:rPrChange>
        </w:rPr>
        <w:t>珲（国际欧亚科学院院士，香港中文大学太空与地球信息科学所所长、教授，北京大学数字中国研究院学术委员）</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45" w:author="Administrator" w:date="2014-08-05T16:54:00Z">
            <w:rPr>
              <w:rFonts w:ascii="Times New Roman" w:hAnsi="Times New Roman"/>
              <w:sz w:val="24"/>
              <w:szCs w:val="24"/>
            </w:rPr>
          </w:rPrChange>
        </w:rPr>
        <w:pPrChange w:id="246"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47" w:author="Administrator" w:date="2014-08-05T16:54:00Z">
            <w:rPr>
              <w:rFonts w:ascii="Times New Roman" w:hAnsi="Times New Roman" w:hint="eastAsia"/>
              <w:sz w:val="24"/>
              <w:szCs w:val="24"/>
            </w:rPr>
          </w:rPrChange>
        </w:rPr>
        <w:t>王平义（重庆交通大学副校长、教授）</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48" w:author="Administrator" w:date="2014-08-05T16:54:00Z">
            <w:rPr>
              <w:rFonts w:ascii="Times New Roman" w:hAnsi="Times New Roman"/>
              <w:sz w:val="24"/>
              <w:szCs w:val="24"/>
            </w:rPr>
          </w:rPrChange>
        </w:rPr>
        <w:pPrChange w:id="249"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50" w:author="Administrator" w:date="2014-08-05T16:54:00Z">
            <w:rPr>
              <w:rFonts w:ascii="Times New Roman" w:hAnsi="Times New Roman" w:hint="eastAsia"/>
              <w:sz w:val="24"/>
              <w:szCs w:val="24"/>
            </w:rPr>
          </w:rPrChange>
        </w:rPr>
        <w:t>王钦敏（国际欧亚科学院院士，全国政协副主席，全国工商联主席，</w:t>
      </w:r>
      <w:r w:rsidRPr="009D3A67">
        <w:rPr>
          <w:rFonts w:ascii="Times New Roman" w:hAnsi="Times New Roman" w:hint="eastAsia"/>
          <w:sz w:val="24"/>
          <w:szCs w:val="24"/>
          <w:rPrChange w:id="251" w:author="Administrator" w:date="2014-08-05T16:54:00Z">
            <w:rPr>
              <w:rFonts w:ascii="Times New Roman" w:hAnsi="Times New Roman" w:hint="eastAsia"/>
              <w:sz w:val="24"/>
              <w:szCs w:val="24"/>
            </w:rPr>
          </w:rPrChange>
        </w:rPr>
        <w:lastRenderedPageBreak/>
        <w:t>北京大学数字中国研究院学术委员会副主任）</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52" w:author="Administrator" w:date="2014-08-05T16:54:00Z">
            <w:rPr>
              <w:rFonts w:ascii="Times New Roman" w:hAnsi="Times New Roman"/>
              <w:sz w:val="24"/>
              <w:szCs w:val="24"/>
            </w:rPr>
          </w:rPrChange>
        </w:rPr>
        <w:pPrChange w:id="253"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54" w:author="Administrator" w:date="2014-08-05T16:54:00Z">
            <w:rPr>
              <w:rFonts w:ascii="Times New Roman" w:hAnsi="Times New Roman" w:hint="eastAsia"/>
              <w:sz w:val="24"/>
              <w:szCs w:val="24"/>
            </w:rPr>
          </w:rPrChange>
        </w:rPr>
        <w:t>武国祥（科技部国家遥感中心顾问，北京大学数字中国研究院理事，联合国亚太经社理事会空间应用处原处长）</w:t>
      </w:r>
    </w:p>
    <w:p w:rsidR="00000000" w:rsidRPr="009D3A67" w:rsidRDefault="00F80C10" w:rsidP="009D3A67">
      <w:pPr>
        <w:pStyle w:val="a5"/>
        <w:spacing w:beforeLines="30" w:line="312" w:lineRule="auto"/>
        <w:ind w:leftChars="876" w:left="2690" w:hangingChars="354" w:hanging="850"/>
        <w:rPr>
          <w:rFonts w:ascii="Times New Roman" w:hAnsi="Times New Roman"/>
          <w:sz w:val="24"/>
          <w:szCs w:val="24"/>
          <w:rPrChange w:id="255" w:author="Administrator" w:date="2014-08-05T16:54:00Z">
            <w:rPr>
              <w:rFonts w:ascii="Times New Roman" w:hAnsi="Times New Roman"/>
              <w:sz w:val="24"/>
              <w:szCs w:val="24"/>
            </w:rPr>
          </w:rPrChange>
        </w:rPr>
        <w:pPrChange w:id="256" w:author="Administrator" w:date="2014-08-05T16:54:00Z">
          <w:pPr>
            <w:pStyle w:val="a5"/>
            <w:spacing w:beforeLines="30" w:line="312" w:lineRule="auto"/>
            <w:ind w:leftChars="876" w:left="2690" w:hangingChars="354" w:hanging="850"/>
          </w:pPr>
        </w:pPrChange>
      </w:pPr>
      <w:r w:rsidRPr="009D3A67">
        <w:rPr>
          <w:rFonts w:ascii="Times New Roman" w:hAnsi="Times New Roman" w:hint="eastAsia"/>
          <w:sz w:val="24"/>
          <w:szCs w:val="24"/>
          <w:rPrChange w:id="257" w:author="Administrator" w:date="2014-08-05T16:54:00Z">
            <w:rPr>
              <w:rFonts w:ascii="Times New Roman" w:hAnsi="Times New Roman" w:hint="eastAsia"/>
              <w:sz w:val="24"/>
              <w:szCs w:val="24"/>
            </w:rPr>
          </w:rPrChange>
        </w:rPr>
        <w:t>杨元喜（中国科学院院士，中国卫星导航定位应用管理中心研究员）</w:t>
      </w:r>
    </w:p>
    <w:p w:rsidR="00000000" w:rsidRPr="009D3A67" w:rsidRDefault="00F80C10" w:rsidP="009D3A67">
      <w:pPr>
        <w:pStyle w:val="a5"/>
        <w:spacing w:beforeLines="30" w:line="312" w:lineRule="auto"/>
        <w:ind w:left="420" w:firstLineChars="0" w:firstLine="0"/>
        <w:rPr>
          <w:rFonts w:ascii="Times New Roman" w:hAnsi="Times New Roman"/>
          <w:b/>
          <w:sz w:val="24"/>
          <w:szCs w:val="24"/>
          <w:rPrChange w:id="258" w:author="Administrator" w:date="2014-08-05T16:54:00Z">
            <w:rPr>
              <w:rFonts w:ascii="Times New Roman" w:hAnsi="Times New Roman"/>
              <w:b/>
              <w:sz w:val="24"/>
              <w:szCs w:val="24"/>
            </w:rPr>
          </w:rPrChange>
        </w:rPr>
      </w:pPr>
      <w:r w:rsidRPr="009D3A67">
        <w:rPr>
          <w:rFonts w:ascii="Times New Roman" w:hAnsi="Times New Roman" w:hint="eastAsia"/>
          <w:b/>
          <w:sz w:val="24"/>
          <w:szCs w:val="24"/>
          <w:rPrChange w:id="259" w:author="Administrator" w:date="2014-08-05T16:54:00Z">
            <w:rPr>
              <w:rFonts w:ascii="Times New Roman" w:hAnsi="Times New Roman" w:hint="eastAsia"/>
              <w:b/>
              <w:sz w:val="24"/>
              <w:szCs w:val="24"/>
            </w:rPr>
          </w:rPrChange>
        </w:rPr>
        <w:t>管理部门</w:t>
      </w:r>
    </w:p>
    <w:p w:rsidR="00000000" w:rsidRPr="009D3A67" w:rsidRDefault="00F80C10" w:rsidP="009D3A67">
      <w:pPr>
        <w:pStyle w:val="a5"/>
        <w:spacing w:beforeLines="30" w:line="312" w:lineRule="auto"/>
        <w:ind w:leftChars="200" w:left="420" w:firstLine="480"/>
        <w:rPr>
          <w:rFonts w:ascii="Times New Roman" w:hAnsi="Times New Roman"/>
          <w:sz w:val="24"/>
          <w:szCs w:val="24"/>
          <w:rPrChange w:id="260" w:author="Administrator" w:date="2014-08-05T16:54:00Z">
            <w:rPr>
              <w:rFonts w:ascii="Times New Roman" w:hAnsi="Times New Roman"/>
              <w:sz w:val="24"/>
              <w:szCs w:val="24"/>
            </w:rPr>
          </w:rPrChange>
        </w:rPr>
        <w:pPrChange w:id="261" w:author="Administrator" w:date="2014-08-05T16:54:00Z">
          <w:pPr>
            <w:pStyle w:val="a5"/>
            <w:spacing w:beforeLines="30" w:line="312" w:lineRule="auto"/>
            <w:ind w:leftChars="200" w:left="420" w:firstLine="480"/>
          </w:pPr>
        </w:pPrChange>
      </w:pPr>
      <w:r w:rsidRPr="009D3A67">
        <w:rPr>
          <w:rFonts w:ascii="Times New Roman" w:hAnsi="Times New Roman" w:hint="eastAsia"/>
          <w:sz w:val="24"/>
          <w:szCs w:val="24"/>
          <w:rPrChange w:id="262" w:author="Administrator" w:date="2014-08-05T16:54:00Z">
            <w:rPr>
              <w:rFonts w:ascii="Times New Roman" w:hAnsi="Times New Roman" w:hint="eastAsia"/>
              <w:sz w:val="24"/>
              <w:szCs w:val="24"/>
            </w:rPr>
          </w:rPrChange>
        </w:rPr>
        <w:t>综合管理办公室</w:t>
      </w:r>
      <w:r w:rsidRPr="009D3A67">
        <w:rPr>
          <w:rFonts w:ascii="Times New Roman" w:hAnsi="Times New Roman"/>
          <w:sz w:val="24"/>
          <w:szCs w:val="24"/>
          <w:rPrChange w:id="263"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64" w:author="Administrator" w:date="2014-08-05T16:54:00Z">
            <w:rPr>
              <w:rFonts w:ascii="Times New Roman" w:hAnsi="Times New Roman" w:hint="eastAsia"/>
              <w:sz w:val="24"/>
              <w:szCs w:val="24"/>
            </w:rPr>
          </w:rPrChange>
        </w:rPr>
        <w:t>教学管理办公室</w:t>
      </w:r>
      <w:r w:rsidRPr="009D3A67">
        <w:rPr>
          <w:rFonts w:ascii="Times New Roman" w:hAnsi="Times New Roman"/>
          <w:sz w:val="24"/>
          <w:szCs w:val="24"/>
          <w:rPrChange w:id="265"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66" w:author="Administrator" w:date="2014-08-05T16:54:00Z">
            <w:rPr>
              <w:rFonts w:ascii="Times New Roman" w:hAnsi="Times New Roman" w:hint="eastAsia"/>
              <w:sz w:val="24"/>
              <w:szCs w:val="24"/>
            </w:rPr>
          </w:rPrChange>
        </w:rPr>
        <w:t>学生工作办公室</w:t>
      </w:r>
      <w:r w:rsidRPr="009D3A67">
        <w:rPr>
          <w:rFonts w:ascii="Times New Roman" w:hAnsi="Times New Roman"/>
          <w:sz w:val="24"/>
          <w:szCs w:val="24"/>
          <w:rPrChange w:id="267"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68" w:author="Administrator" w:date="2014-08-05T16:54:00Z">
            <w:rPr>
              <w:rFonts w:ascii="Times New Roman" w:hAnsi="Times New Roman" w:hint="eastAsia"/>
              <w:sz w:val="24"/>
              <w:szCs w:val="24"/>
            </w:rPr>
          </w:rPrChange>
        </w:rPr>
        <w:t>科研管理办公室</w:t>
      </w:r>
    </w:p>
    <w:p w:rsidR="00000000" w:rsidRPr="009D3A67" w:rsidRDefault="00F80C10" w:rsidP="009D3A67">
      <w:pPr>
        <w:pStyle w:val="a5"/>
        <w:spacing w:beforeLines="30" w:line="312" w:lineRule="auto"/>
        <w:ind w:leftChars="200" w:left="420" w:firstLine="480"/>
        <w:rPr>
          <w:rFonts w:ascii="Times New Roman" w:hAnsi="Times New Roman"/>
          <w:sz w:val="24"/>
          <w:szCs w:val="24"/>
          <w:rPrChange w:id="269" w:author="Administrator" w:date="2014-08-05T16:54:00Z">
            <w:rPr>
              <w:rFonts w:ascii="Times New Roman" w:hAnsi="Times New Roman"/>
              <w:sz w:val="24"/>
              <w:szCs w:val="24"/>
            </w:rPr>
          </w:rPrChange>
        </w:rPr>
        <w:pPrChange w:id="270" w:author="Administrator" w:date="2014-08-05T16:54:00Z">
          <w:pPr>
            <w:pStyle w:val="a5"/>
            <w:spacing w:beforeLines="30" w:line="312" w:lineRule="auto"/>
            <w:ind w:leftChars="200" w:left="420" w:firstLine="480"/>
          </w:pPr>
        </w:pPrChange>
      </w:pPr>
      <w:r w:rsidRPr="009D3A67">
        <w:rPr>
          <w:rFonts w:ascii="Times New Roman" w:hAnsi="Times New Roman" w:hint="eastAsia"/>
          <w:sz w:val="24"/>
          <w:szCs w:val="24"/>
          <w:rPrChange w:id="271" w:author="Administrator" w:date="2014-08-05T16:54:00Z">
            <w:rPr>
              <w:rFonts w:ascii="Times New Roman" w:hAnsi="Times New Roman" w:hint="eastAsia"/>
              <w:sz w:val="24"/>
              <w:szCs w:val="24"/>
            </w:rPr>
          </w:rPrChange>
        </w:rPr>
        <w:t>对口援建办公室</w:t>
      </w:r>
    </w:p>
    <w:p w:rsidR="00000000" w:rsidRPr="009D3A67" w:rsidRDefault="00F80C10" w:rsidP="009D3A67">
      <w:pPr>
        <w:pStyle w:val="a5"/>
        <w:spacing w:beforeLines="30" w:line="312" w:lineRule="auto"/>
        <w:ind w:left="420" w:firstLineChars="0" w:firstLine="0"/>
        <w:rPr>
          <w:rFonts w:ascii="Times New Roman" w:hAnsi="Times New Roman"/>
          <w:b/>
          <w:sz w:val="24"/>
          <w:szCs w:val="24"/>
          <w:rPrChange w:id="272" w:author="Administrator" w:date="2014-08-05T16:54:00Z">
            <w:rPr>
              <w:rFonts w:ascii="Times New Roman" w:hAnsi="Times New Roman"/>
              <w:b/>
              <w:sz w:val="24"/>
              <w:szCs w:val="24"/>
            </w:rPr>
          </w:rPrChange>
        </w:rPr>
      </w:pPr>
      <w:r w:rsidRPr="009D3A67">
        <w:rPr>
          <w:rFonts w:ascii="Times New Roman" w:hAnsi="Times New Roman" w:hint="eastAsia"/>
          <w:b/>
          <w:sz w:val="24"/>
          <w:szCs w:val="24"/>
          <w:rPrChange w:id="273" w:author="Administrator" w:date="2014-08-05T16:54:00Z">
            <w:rPr>
              <w:rFonts w:ascii="Times New Roman" w:hAnsi="Times New Roman" w:hint="eastAsia"/>
              <w:b/>
              <w:sz w:val="24"/>
              <w:szCs w:val="24"/>
            </w:rPr>
          </w:rPrChange>
        </w:rPr>
        <w:t>直属、附属单位</w:t>
      </w:r>
    </w:p>
    <w:p w:rsidR="00000000" w:rsidRPr="009D3A67" w:rsidRDefault="00F80C10" w:rsidP="009D3A67">
      <w:pPr>
        <w:pStyle w:val="a5"/>
        <w:spacing w:beforeLines="30" w:line="312" w:lineRule="auto"/>
        <w:ind w:leftChars="200" w:left="420" w:firstLine="480"/>
        <w:rPr>
          <w:rFonts w:ascii="Times New Roman" w:hAnsi="Times New Roman"/>
          <w:sz w:val="24"/>
          <w:szCs w:val="24"/>
          <w:rPrChange w:id="274" w:author="Administrator" w:date="2014-08-05T16:54:00Z">
            <w:rPr>
              <w:rFonts w:ascii="Times New Roman" w:hAnsi="Times New Roman"/>
              <w:sz w:val="24"/>
              <w:szCs w:val="24"/>
            </w:rPr>
          </w:rPrChange>
        </w:rPr>
        <w:pPrChange w:id="275" w:author="Administrator" w:date="2014-08-05T16:54:00Z">
          <w:pPr>
            <w:pStyle w:val="a5"/>
            <w:spacing w:beforeLines="30" w:line="312" w:lineRule="auto"/>
            <w:ind w:leftChars="200" w:left="420" w:firstLine="480"/>
          </w:pPr>
        </w:pPrChange>
      </w:pPr>
      <w:r w:rsidRPr="009D3A67">
        <w:rPr>
          <w:rFonts w:ascii="Times New Roman" w:hAnsi="Times New Roman" w:hint="eastAsia"/>
          <w:sz w:val="24"/>
          <w:szCs w:val="24"/>
          <w:rPrChange w:id="276" w:author="Administrator" w:date="2014-08-05T16:54:00Z">
            <w:rPr>
              <w:rFonts w:ascii="Times New Roman" w:hAnsi="Times New Roman" w:hint="eastAsia"/>
              <w:sz w:val="24"/>
              <w:szCs w:val="24"/>
            </w:rPr>
          </w:rPrChange>
        </w:rPr>
        <w:t>档案室</w:t>
      </w:r>
      <w:r w:rsidRPr="009D3A67">
        <w:rPr>
          <w:rFonts w:ascii="Times New Roman" w:hAnsi="Times New Roman"/>
          <w:sz w:val="24"/>
          <w:szCs w:val="24"/>
          <w:rPrChange w:id="277"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78" w:author="Administrator" w:date="2014-08-05T16:54:00Z">
            <w:rPr>
              <w:rFonts w:ascii="Times New Roman" w:hAnsi="Times New Roman" w:hint="eastAsia"/>
              <w:sz w:val="24"/>
              <w:szCs w:val="24"/>
            </w:rPr>
          </w:rPrChange>
        </w:rPr>
        <w:t>图书馆</w:t>
      </w:r>
      <w:r w:rsidRPr="009D3A67">
        <w:rPr>
          <w:rFonts w:ascii="Times New Roman" w:hAnsi="Times New Roman"/>
          <w:sz w:val="24"/>
          <w:szCs w:val="24"/>
          <w:rPrChange w:id="279"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80" w:author="Administrator" w:date="2014-08-05T16:54:00Z">
            <w:rPr>
              <w:rFonts w:ascii="Times New Roman" w:hAnsi="Times New Roman" w:hint="eastAsia"/>
              <w:sz w:val="24"/>
              <w:szCs w:val="24"/>
            </w:rPr>
          </w:rPrChange>
        </w:rPr>
        <w:t>基金会</w:t>
      </w:r>
      <w:r w:rsidRPr="009D3A67">
        <w:rPr>
          <w:rFonts w:ascii="Times New Roman" w:hAnsi="Times New Roman"/>
          <w:sz w:val="24"/>
          <w:szCs w:val="24"/>
          <w:rPrChange w:id="281"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82" w:author="Administrator" w:date="2014-08-05T16:54:00Z">
            <w:rPr>
              <w:rFonts w:ascii="Times New Roman" w:hAnsi="Times New Roman" w:hint="eastAsia"/>
              <w:sz w:val="24"/>
              <w:szCs w:val="24"/>
            </w:rPr>
          </w:rPrChange>
        </w:rPr>
        <w:t>后勤服务中心</w:t>
      </w:r>
      <w:r w:rsidRPr="009D3A67">
        <w:rPr>
          <w:rFonts w:ascii="Times New Roman" w:hAnsi="Times New Roman"/>
          <w:sz w:val="24"/>
          <w:szCs w:val="24"/>
          <w:rPrChange w:id="283" w:author="Administrator" w:date="2014-08-05T16:54:00Z">
            <w:rPr>
              <w:rFonts w:ascii="Times New Roman" w:hAnsi="Times New Roman"/>
              <w:sz w:val="24"/>
              <w:szCs w:val="24"/>
            </w:rPr>
          </w:rPrChange>
        </w:rPr>
        <w:t xml:space="preserve">   </w:t>
      </w:r>
      <w:r w:rsidRPr="009D3A67">
        <w:rPr>
          <w:rFonts w:ascii="Times New Roman" w:hAnsi="Times New Roman" w:hint="eastAsia"/>
          <w:sz w:val="24"/>
          <w:szCs w:val="24"/>
          <w:rPrChange w:id="284" w:author="Administrator" w:date="2014-08-05T16:54:00Z">
            <w:rPr>
              <w:rFonts w:ascii="Times New Roman" w:hAnsi="Times New Roman" w:hint="eastAsia"/>
              <w:sz w:val="24"/>
              <w:szCs w:val="24"/>
            </w:rPr>
          </w:rPrChange>
        </w:rPr>
        <w:t>校友会</w:t>
      </w:r>
    </w:p>
    <w:p w:rsidR="00000000" w:rsidRPr="009D3A67" w:rsidRDefault="00F80C10" w:rsidP="009D3A67">
      <w:pPr>
        <w:pStyle w:val="a5"/>
        <w:spacing w:beforeLines="30" w:line="312" w:lineRule="auto"/>
        <w:ind w:left="420" w:firstLineChars="0" w:firstLine="0"/>
        <w:rPr>
          <w:rFonts w:ascii="Times New Roman" w:hAnsi="Times New Roman"/>
          <w:b/>
          <w:sz w:val="24"/>
          <w:szCs w:val="24"/>
          <w:rPrChange w:id="285" w:author="Administrator" w:date="2014-08-05T16:54:00Z">
            <w:rPr>
              <w:rFonts w:ascii="Times New Roman" w:hAnsi="Times New Roman"/>
              <w:b/>
              <w:sz w:val="24"/>
              <w:szCs w:val="24"/>
            </w:rPr>
          </w:rPrChange>
        </w:rPr>
      </w:pPr>
      <w:r w:rsidRPr="009D3A67">
        <w:rPr>
          <w:rFonts w:ascii="Times New Roman" w:hAnsi="Times New Roman" w:hint="eastAsia"/>
          <w:b/>
          <w:sz w:val="24"/>
          <w:szCs w:val="24"/>
          <w:rPrChange w:id="286" w:author="Administrator" w:date="2014-08-05T16:54:00Z">
            <w:rPr>
              <w:rFonts w:ascii="Times New Roman" w:hAnsi="Times New Roman" w:hint="eastAsia"/>
              <w:b/>
              <w:sz w:val="24"/>
              <w:szCs w:val="24"/>
            </w:rPr>
          </w:rPrChange>
        </w:rPr>
        <w:t>教学单位</w:t>
      </w:r>
    </w:p>
    <w:p w:rsidR="00000000" w:rsidRPr="009D3A67" w:rsidRDefault="00F80C10" w:rsidP="009D3A67">
      <w:pPr>
        <w:pStyle w:val="a5"/>
        <w:spacing w:beforeLines="30" w:line="312" w:lineRule="auto"/>
        <w:ind w:leftChars="428" w:left="899" w:firstLineChars="0" w:firstLine="0"/>
        <w:rPr>
          <w:rFonts w:ascii="Times New Roman" w:hAnsi="Times New Roman"/>
          <w:sz w:val="24"/>
          <w:szCs w:val="24"/>
          <w:rPrChange w:id="287" w:author="Administrator" w:date="2014-08-05T16:54:00Z">
            <w:rPr>
              <w:rFonts w:ascii="Times New Roman" w:hAnsi="Times New Roman"/>
              <w:sz w:val="24"/>
              <w:szCs w:val="24"/>
            </w:rPr>
          </w:rPrChange>
        </w:rPr>
        <w:pPrChange w:id="288" w:author="Administrator" w:date="2014-08-05T16:55:00Z">
          <w:pPr>
            <w:pStyle w:val="a5"/>
            <w:spacing w:beforeLines="30" w:line="312" w:lineRule="auto"/>
            <w:ind w:leftChars="428" w:left="899" w:firstLineChars="0" w:firstLine="0"/>
          </w:pPr>
        </w:pPrChange>
      </w:pPr>
      <w:r w:rsidRPr="009D3A67">
        <w:rPr>
          <w:rFonts w:ascii="Times New Roman" w:hAnsi="ˎ̥" w:hint="eastAsia"/>
          <w:sz w:val="24"/>
          <w:szCs w:val="24"/>
          <w:rPrChange w:id="289" w:author="Administrator" w:date="2014-08-05T16:54:00Z">
            <w:rPr>
              <w:rFonts w:ascii="Times New Roman" w:hAnsi="ˎ̥" w:hint="eastAsia"/>
              <w:sz w:val="24"/>
              <w:szCs w:val="24"/>
            </w:rPr>
          </w:rPrChange>
        </w:rPr>
        <w:t>学院设立公共基础教学部和国际教育部，围绕“数字（智慧）中国”科技创新、工程实施和产业支撑三方面的人才需求分别设置</w:t>
      </w:r>
      <w:r w:rsidRPr="009D3A67">
        <w:rPr>
          <w:rFonts w:ascii="Times New Roman" w:hAnsi="ˎ̥"/>
          <w:sz w:val="24"/>
          <w:szCs w:val="24"/>
          <w:rPrChange w:id="290" w:author="Administrator" w:date="2014-08-05T16:54:00Z">
            <w:rPr>
              <w:rFonts w:ascii="Times New Roman" w:hAnsi="ˎ̥"/>
              <w:sz w:val="24"/>
              <w:szCs w:val="24"/>
            </w:rPr>
          </w:rPrChange>
        </w:rPr>
        <w:t>2</w:t>
      </w:r>
      <w:r w:rsidRPr="009D3A67">
        <w:rPr>
          <w:rFonts w:ascii="Times New Roman" w:hAnsi="ˎ̥" w:hint="eastAsia"/>
          <w:sz w:val="24"/>
          <w:szCs w:val="24"/>
          <w:rPrChange w:id="291" w:author="Administrator" w:date="2014-08-05T16:54:00Z">
            <w:rPr>
              <w:rFonts w:ascii="Times New Roman" w:hAnsi="ˎ̥" w:hint="eastAsia"/>
              <w:sz w:val="24"/>
              <w:szCs w:val="24"/>
            </w:rPr>
          </w:rPrChange>
        </w:rPr>
        <w:t>、</w:t>
      </w:r>
      <w:r w:rsidRPr="009D3A67">
        <w:rPr>
          <w:rFonts w:ascii="Times New Roman" w:hAnsi="ˎ̥"/>
          <w:sz w:val="24"/>
          <w:szCs w:val="24"/>
          <w:rPrChange w:id="292" w:author="Administrator" w:date="2014-08-05T16:54:00Z">
            <w:rPr>
              <w:rFonts w:ascii="Times New Roman" w:hAnsi="ˎ̥"/>
              <w:sz w:val="24"/>
              <w:szCs w:val="24"/>
            </w:rPr>
          </w:rPrChange>
        </w:rPr>
        <w:t>5</w:t>
      </w:r>
      <w:r w:rsidRPr="009D3A67">
        <w:rPr>
          <w:rFonts w:ascii="Times New Roman" w:hAnsi="ˎ̥" w:hint="eastAsia"/>
          <w:sz w:val="24"/>
          <w:szCs w:val="24"/>
          <w:rPrChange w:id="293" w:author="Administrator" w:date="2014-08-05T16:54:00Z">
            <w:rPr>
              <w:rFonts w:ascii="Times New Roman" w:hAnsi="ˎ̥" w:hint="eastAsia"/>
              <w:sz w:val="24"/>
              <w:szCs w:val="24"/>
            </w:rPr>
          </w:rPrChange>
        </w:rPr>
        <w:t>、</w:t>
      </w:r>
      <w:r w:rsidRPr="009D3A67">
        <w:rPr>
          <w:rFonts w:ascii="Times New Roman" w:hAnsi="ˎ̥"/>
          <w:sz w:val="24"/>
          <w:szCs w:val="24"/>
          <w:rPrChange w:id="294" w:author="Administrator" w:date="2014-08-05T16:54:00Z">
            <w:rPr>
              <w:rFonts w:ascii="Times New Roman" w:hAnsi="ˎ̥"/>
              <w:sz w:val="24"/>
              <w:szCs w:val="24"/>
            </w:rPr>
          </w:rPrChange>
        </w:rPr>
        <w:t>3</w:t>
      </w:r>
      <w:r w:rsidRPr="009D3A67">
        <w:rPr>
          <w:rFonts w:ascii="Times New Roman" w:hAnsi="ˎ̥" w:hint="eastAsia"/>
          <w:sz w:val="24"/>
          <w:szCs w:val="24"/>
          <w:rPrChange w:id="295" w:author="Administrator" w:date="2014-08-05T16:54:00Z">
            <w:rPr>
              <w:rFonts w:ascii="Times New Roman" w:hAnsi="ˎ̥" w:hint="eastAsia"/>
              <w:sz w:val="24"/>
              <w:szCs w:val="24"/>
            </w:rPr>
          </w:rPrChange>
        </w:rPr>
        <w:t>共</w:t>
      </w:r>
      <w:r w:rsidRPr="009D3A67">
        <w:rPr>
          <w:rFonts w:ascii="Times New Roman" w:hAnsi="ˎ̥"/>
          <w:sz w:val="24"/>
          <w:szCs w:val="24"/>
          <w:rPrChange w:id="296" w:author="Administrator" w:date="2014-08-05T16:54:00Z">
            <w:rPr>
              <w:rFonts w:ascii="Times New Roman" w:hAnsi="ˎ̥"/>
              <w:sz w:val="24"/>
              <w:szCs w:val="24"/>
            </w:rPr>
          </w:rPrChange>
        </w:rPr>
        <w:t>10</w:t>
      </w:r>
      <w:r w:rsidRPr="009D3A67">
        <w:rPr>
          <w:rFonts w:ascii="Times New Roman" w:hAnsi="ˎ̥" w:hint="eastAsia"/>
          <w:sz w:val="24"/>
          <w:szCs w:val="24"/>
          <w:rPrChange w:id="297" w:author="Administrator" w:date="2014-08-05T16:54:00Z">
            <w:rPr>
              <w:rFonts w:ascii="Times New Roman" w:hAnsi="ˎ̥" w:hint="eastAsia"/>
              <w:sz w:val="24"/>
              <w:szCs w:val="24"/>
            </w:rPr>
          </w:rPrChange>
        </w:rPr>
        <w:t>个系（院），即</w:t>
      </w:r>
      <w:r w:rsidRPr="009D3A67">
        <w:rPr>
          <w:rFonts w:ascii="Times New Roman" w:hAnsi="ˎ̥"/>
          <w:sz w:val="24"/>
          <w:szCs w:val="24"/>
          <w:rPrChange w:id="298" w:author="Administrator" w:date="2014-08-05T16:54:00Z">
            <w:rPr>
              <w:rFonts w:ascii="Times New Roman" w:hAnsi="ˎ̥"/>
              <w:sz w:val="24"/>
              <w:szCs w:val="24"/>
            </w:rPr>
          </w:rPrChange>
        </w:rPr>
        <w:t>GIST01-</w:t>
      </w:r>
      <w:r w:rsidRPr="009D3A67">
        <w:rPr>
          <w:rFonts w:hAnsi="ˎ̥" w:hint="eastAsia"/>
          <w:sz w:val="24"/>
          <w:szCs w:val="24"/>
          <w:rPrChange w:id="299" w:author="Administrator" w:date="2014-08-05T16:54:00Z">
            <w:rPr>
              <w:rFonts w:hAnsi="ˎ̥" w:hint="eastAsia"/>
              <w:sz w:val="24"/>
              <w:szCs w:val="24"/>
            </w:rPr>
          </w:rPrChange>
        </w:rPr>
        <w:t>空间信息技术系</w:t>
      </w:r>
      <w:r w:rsidRPr="009D3A67">
        <w:rPr>
          <w:rFonts w:ascii="Times New Roman" w:hAnsi="Times New Roman" w:hint="eastAsia"/>
          <w:sz w:val="24"/>
          <w:szCs w:val="24"/>
          <w:rPrChange w:id="300" w:author="Administrator" w:date="2014-08-05T16:54:00Z">
            <w:rPr>
              <w:rFonts w:ascii="Times New Roman" w:hAnsi="Times New Roman" w:hint="eastAsia"/>
              <w:sz w:val="24"/>
              <w:szCs w:val="24"/>
            </w:rPr>
          </w:rPrChange>
        </w:rPr>
        <w:t>、</w:t>
      </w:r>
      <w:r w:rsidRPr="009D3A67">
        <w:rPr>
          <w:rFonts w:ascii="Times New Roman" w:hAnsi="ˎ̥"/>
          <w:sz w:val="24"/>
          <w:szCs w:val="24"/>
          <w:rPrChange w:id="301" w:author="Administrator" w:date="2014-08-05T16:54:00Z">
            <w:rPr>
              <w:rFonts w:ascii="Times New Roman" w:hAnsi="ˎ̥"/>
              <w:sz w:val="24"/>
              <w:szCs w:val="24"/>
            </w:rPr>
          </w:rPrChange>
        </w:rPr>
        <w:t>GIST02-</w:t>
      </w:r>
      <w:r w:rsidRPr="009D3A67">
        <w:rPr>
          <w:rFonts w:ascii="Times New Roman" w:hAnsi="Times New Roman" w:hint="eastAsia"/>
          <w:sz w:val="24"/>
          <w:szCs w:val="24"/>
          <w:rPrChange w:id="302" w:author="Administrator" w:date="2014-08-05T16:54:00Z">
            <w:rPr>
              <w:rFonts w:ascii="Times New Roman" w:hAnsi="Times New Roman" w:hint="eastAsia"/>
              <w:sz w:val="24"/>
              <w:szCs w:val="24"/>
            </w:rPr>
          </w:rPrChange>
        </w:rPr>
        <w:t>电子信息技术系、</w:t>
      </w:r>
      <w:r w:rsidRPr="009D3A67">
        <w:rPr>
          <w:rFonts w:ascii="Times New Roman" w:hAnsi="ˎ̥"/>
          <w:sz w:val="24"/>
          <w:szCs w:val="24"/>
          <w:rPrChange w:id="303" w:author="Administrator" w:date="2014-08-05T16:54:00Z">
            <w:rPr>
              <w:rFonts w:ascii="Times New Roman" w:hAnsi="ˎ̥"/>
              <w:sz w:val="24"/>
              <w:szCs w:val="24"/>
            </w:rPr>
          </w:rPrChange>
        </w:rPr>
        <w:t>GIST03-</w:t>
      </w:r>
      <w:r w:rsidRPr="009D3A67">
        <w:rPr>
          <w:rFonts w:ascii="Times New Roman" w:hAnsi="Times New Roman" w:hint="eastAsia"/>
          <w:sz w:val="24"/>
          <w:szCs w:val="24"/>
          <w:rPrChange w:id="304" w:author="Administrator" w:date="2014-08-05T16:54:00Z">
            <w:rPr>
              <w:rFonts w:ascii="Times New Roman" w:hAnsi="Times New Roman" w:hint="eastAsia"/>
              <w:sz w:val="24"/>
              <w:szCs w:val="24"/>
            </w:rPr>
          </w:rPrChange>
        </w:rPr>
        <w:t>数字水利工程系、</w:t>
      </w:r>
      <w:r w:rsidRPr="009D3A67">
        <w:rPr>
          <w:rFonts w:ascii="Times New Roman" w:hAnsi="ˎ̥"/>
          <w:sz w:val="24"/>
          <w:szCs w:val="24"/>
          <w:rPrChange w:id="305" w:author="Administrator" w:date="2014-08-05T16:54:00Z">
            <w:rPr>
              <w:rFonts w:ascii="Times New Roman" w:hAnsi="ˎ̥"/>
              <w:sz w:val="24"/>
              <w:szCs w:val="24"/>
            </w:rPr>
          </w:rPrChange>
        </w:rPr>
        <w:t>GIST04-</w:t>
      </w:r>
      <w:r w:rsidRPr="009D3A67">
        <w:rPr>
          <w:rFonts w:ascii="Times New Roman" w:hAnsi="Times New Roman" w:hint="eastAsia"/>
          <w:sz w:val="24"/>
          <w:szCs w:val="24"/>
          <w:rPrChange w:id="306" w:author="Administrator" w:date="2014-08-05T16:54:00Z">
            <w:rPr>
              <w:rFonts w:ascii="Times New Roman" w:hAnsi="Times New Roman" w:hint="eastAsia"/>
              <w:sz w:val="24"/>
              <w:szCs w:val="24"/>
            </w:rPr>
          </w:rPrChange>
        </w:rPr>
        <w:t>数字技术与智慧城市系、</w:t>
      </w:r>
      <w:r w:rsidRPr="009D3A67">
        <w:rPr>
          <w:rFonts w:ascii="Times New Roman" w:hAnsi="ˎ̥"/>
          <w:sz w:val="24"/>
          <w:szCs w:val="24"/>
          <w:rPrChange w:id="307" w:author="Administrator" w:date="2014-08-05T16:54:00Z">
            <w:rPr>
              <w:rFonts w:ascii="Times New Roman" w:hAnsi="ˎ̥"/>
              <w:sz w:val="24"/>
              <w:szCs w:val="24"/>
            </w:rPr>
          </w:rPrChange>
        </w:rPr>
        <w:t>GIST05-</w:t>
      </w:r>
      <w:r w:rsidRPr="009D3A67">
        <w:rPr>
          <w:rFonts w:ascii="Times New Roman" w:hAnsi="Times New Roman" w:hint="eastAsia"/>
          <w:sz w:val="24"/>
          <w:szCs w:val="24"/>
          <w:rPrChange w:id="308" w:author="Administrator" w:date="2014-08-05T16:54:00Z">
            <w:rPr>
              <w:rFonts w:ascii="Times New Roman" w:hAnsi="Times New Roman" w:hint="eastAsia"/>
              <w:sz w:val="24"/>
              <w:szCs w:val="24"/>
            </w:rPr>
          </w:rPrChange>
        </w:rPr>
        <w:t>数字减灾与应急管理系、</w:t>
      </w:r>
      <w:r w:rsidRPr="009D3A67">
        <w:rPr>
          <w:rFonts w:ascii="Times New Roman" w:hAnsi="ˎ̥"/>
          <w:sz w:val="24"/>
          <w:szCs w:val="24"/>
          <w:rPrChange w:id="309" w:author="Administrator" w:date="2014-08-05T16:54:00Z">
            <w:rPr>
              <w:rFonts w:ascii="Times New Roman" w:hAnsi="ˎ̥"/>
              <w:sz w:val="24"/>
              <w:szCs w:val="24"/>
            </w:rPr>
          </w:rPrChange>
        </w:rPr>
        <w:t>GIST06-</w:t>
      </w:r>
      <w:r w:rsidRPr="009D3A67">
        <w:rPr>
          <w:rFonts w:ascii="Times New Roman" w:hAnsi="Times New Roman" w:hint="eastAsia"/>
          <w:sz w:val="24"/>
          <w:szCs w:val="24"/>
          <w:rPrChange w:id="310" w:author="Administrator" w:date="2014-08-05T16:54:00Z">
            <w:rPr>
              <w:rFonts w:ascii="Times New Roman" w:hAnsi="Times New Roman" w:hint="eastAsia"/>
              <w:sz w:val="24"/>
              <w:szCs w:val="24"/>
            </w:rPr>
          </w:rPrChange>
        </w:rPr>
        <w:t>数字旅游工程系、</w:t>
      </w:r>
      <w:r w:rsidRPr="009D3A67">
        <w:rPr>
          <w:rFonts w:ascii="Times New Roman" w:hAnsi="ˎ̥"/>
          <w:sz w:val="24"/>
          <w:szCs w:val="24"/>
          <w:rPrChange w:id="311" w:author="Administrator" w:date="2014-08-05T16:54:00Z">
            <w:rPr>
              <w:rFonts w:ascii="Times New Roman" w:hAnsi="ˎ̥"/>
              <w:sz w:val="24"/>
              <w:szCs w:val="24"/>
            </w:rPr>
          </w:rPrChange>
        </w:rPr>
        <w:t>GIST07-</w:t>
      </w:r>
      <w:r w:rsidRPr="009D3A67">
        <w:rPr>
          <w:rFonts w:ascii="Times New Roman" w:hAnsi="Times New Roman" w:hint="eastAsia"/>
          <w:sz w:val="24"/>
          <w:szCs w:val="24"/>
          <w:rPrChange w:id="312" w:author="Administrator" w:date="2014-08-05T16:54:00Z">
            <w:rPr>
              <w:rFonts w:ascii="Times New Roman" w:hAnsi="Times New Roman" w:hint="eastAsia"/>
              <w:sz w:val="24"/>
              <w:szCs w:val="24"/>
            </w:rPr>
          </w:rPrChange>
        </w:rPr>
        <w:t>数字健康工程系</w:t>
      </w:r>
      <w:r w:rsidRPr="009D3A67">
        <w:rPr>
          <w:rFonts w:ascii="Times New Roman" w:hAnsi="Times New Roman"/>
          <w:sz w:val="24"/>
          <w:szCs w:val="24"/>
          <w:rPrChange w:id="313" w:author="Administrator" w:date="2014-08-05T16:54:00Z">
            <w:rPr>
              <w:rFonts w:ascii="Times New Roman" w:hAnsi="Times New Roman"/>
              <w:sz w:val="24"/>
              <w:szCs w:val="24"/>
            </w:rPr>
          </w:rPrChange>
        </w:rPr>
        <w:t>/</w:t>
      </w:r>
      <w:r w:rsidRPr="009D3A67">
        <w:rPr>
          <w:rFonts w:ascii="Times New Roman" w:hAnsi="Times New Roman" w:hint="eastAsia"/>
          <w:sz w:val="24"/>
          <w:szCs w:val="24"/>
          <w:rPrChange w:id="314" w:author="Administrator" w:date="2014-08-05T16:54:00Z">
            <w:rPr>
              <w:rFonts w:ascii="Times New Roman" w:hAnsi="Times New Roman" w:hint="eastAsia"/>
              <w:sz w:val="24"/>
              <w:szCs w:val="24"/>
            </w:rPr>
          </w:rPrChange>
        </w:rPr>
        <w:t>国际健康信息学院、</w:t>
      </w:r>
      <w:r w:rsidRPr="009D3A67">
        <w:rPr>
          <w:rFonts w:ascii="Times New Roman" w:hAnsi="ˎ̥"/>
          <w:sz w:val="24"/>
          <w:szCs w:val="24"/>
          <w:rPrChange w:id="315" w:author="Administrator" w:date="2014-08-05T16:54:00Z">
            <w:rPr>
              <w:rFonts w:ascii="Times New Roman" w:hAnsi="ˎ̥"/>
              <w:sz w:val="24"/>
              <w:szCs w:val="24"/>
            </w:rPr>
          </w:rPrChange>
        </w:rPr>
        <w:t>GIST08-</w:t>
      </w:r>
      <w:r w:rsidRPr="009D3A67">
        <w:rPr>
          <w:rFonts w:ascii="Times New Roman" w:hAnsi="Times New Roman" w:hint="eastAsia"/>
          <w:sz w:val="24"/>
          <w:szCs w:val="24"/>
          <w:rPrChange w:id="316" w:author="Administrator" w:date="2014-08-05T16:54:00Z">
            <w:rPr>
              <w:rFonts w:ascii="Times New Roman" w:hAnsi="Times New Roman" w:hint="eastAsia"/>
              <w:sz w:val="24"/>
              <w:szCs w:val="24"/>
            </w:rPr>
          </w:rPrChange>
        </w:rPr>
        <w:t>数字经济管理系、</w:t>
      </w:r>
      <w:r w:rsidRPr="009D3A67">
        <w:rPr>
          <w:rFonts w:ascii="Times New Roman" w:hAnsi="ˎ̥"/>
          <w:sz w:val="24"/>
          <w:szCs w:val="24"/>
          <w:rPrChange w:id="317" w:author="Administrator" w:date="2014-08-05T16:54:00Z">
            <w:rPr>
              <w:rFonts w:ascii="Times New Roman" w:hAnsi="ˎ̥"/>
              <w:sz w:val="24"/>
              <w:szCs w:val="24"/>
            </w:rPr>
          </w:rPrChange>
        </w:rPr>
        <w:t>GIST09-</w:t>
      </w:r>
      <w:r w:rsidRPr="009D3A67">
        <w:rPr>
          <w:rFonts w:ascii="Times New Roman" w:hAnsi="Times New Roman" w:hint="eastAsia"/>
          <w:sz w:val="24"/>
          <w:szCs w:val="24"/>
          <w:rPrChange w:id="318" w:author="Administrator" w:date="2014-08-05T16:54:00Z">
            <w:rPr>
              <w:rFonts w:ascii="Times New Roman" w:hAnsi="Times New Roman" w:hint="eastAsia"/>
              <w:sz w:val="24"/>
              <w:szCs w:val="24"/>
            </w:rPr>
          </w:rPrChange>
        </w:rPr>
        <w:t>管理科学与工程系</w:t>
      </w:r>
      <w:r w:rsidRPr="009D3A67">
        <w:rPr>
          <w:rFonts w:ascii="Times New Roman" w:hAnsi="Times New Roman"/>
          <w:sz w:val="24"/>
          <w:szCs w:val="24"/>
          <w:rPrChange w:id="319" w:author="Administrator" w:date="2014-08-05T16:54:00Z">
            <w:rPr>
              <w:rFonts w:ascii="Times New Roman" w:hAnsi="Times New Roman"/>
              <w:sz w:val="24"/>
              <w:szCs w:val="24"/>
            </w:rPr>
          </w:rPrChange>
        </w:rPr>
        <w:t>/</w:t>
      </w:r>
      <w:r w:rsidRPr="009D3A67">
        <w:rPr>
          <w:rFonts w:ascii="Times New Roman" w:hAnsi="Times New Roman" w:hint="eastAsia"/>
          <w:sz w:val="24"/>
          <w:szCs w:val="24"/>
          <w:rPrChange w:id="320" w:author="Administrator" w:date="2014-08-05T16:54:00Z">
            <w:rPr>
              <w:rFonts w:ascii="Times New Roman" w:hAnsi="Times New Roman" w:hint="eastAsia"/>
              <w:sz w:val="24"/>
              <w:szCs w:val="24"/>
            </w:rPr>
          </w:rPrChange>
        </w:rPr>
        <w:t>国际工程管理学院、</w:t>
      </w:r>
      <w:r w:rsidRPr="009D3A67">
        <w:rPr>
          <w:rFonts w:ascii="Times New Roman" w:hAnsi="ˎ̥"/>
          <w:sz w:val="24"/>
          <w:szCs w:val="24"/>
          <w:rPrChange w:id="321" w:author="Administrator" w:date="2014-08-05T16:54:00Z">
            <w:rPr>
              <w:rFonts w:ascii="Times New Roman" w:hAnsi="ˎ̥"/>
              <w:sz w:val="24"/>
              <w:szCs w:val="24"/>
            </w:rPr>
          </w:rPrChange>
        </w:rPr>
        <w:t>GIST10-</w:t>
      </w:r>
      <w:r w:rsidRPr="009D3A67">
        <w:rPr>
          <w:rFonts w:ascii="Times New Roman" w:hAnsi="Times New Roman" w:hint="eastAsia"/>
          <w:sz w:val="24"/>
          <w:szCs w:val="24"/>
          <w:rPrChange w:id="322" w:author="Administrator" w:date="2014-08-05T16:54:00Z">
            <w:rPr>
              <w:rFonts w:ascii="Times New Roman" w:hAnsi="Times New Roman" w:hint="eastAsia"/>
              <w:sz w:val="24"/>
              <w:szCs w:val="24"/>
            </w:rPr>
          </w:rPrChange>
        </w:rPr>
        <w:t>科学技术教育系</w:t>
      </w:r>
      <w:r w:rsidRPr="009D3A67">
        <w:rPr>
          <w:rFonts w:ascii="Times New Roman" w:hAnsi="ˎ̥" w:hint="eastAsia"/>
          <w:sz w:val="24"/>
          <w:szCs w:val="24"/>
          <w:rPrChange w:id="323" w:author="Administrator" w:date="2014-08-05T16:54:00Z">
            <w:rPr>
              <w:rFonts w:ascii="Times New Roman" w:hAnsi="ˎ̥" w:hint="eastAsia"/>
              <w:sz w:val="24"/>
              <w:szCs w:val="24"/>
            </w:rPr>
          </w:rPrChange>
        </w:rPr>
        <w:t>，分别由</w:t>
      </w:r>
      <w:r w:rsidRPr="009D3A67">
        <w:rPr>
          <w:rFonts w:ascii="Times New Roman" w:hAnsi="ˎ̥"/>
          <w:sz w:val="24"/>
          <w:szCs w:val="24"/>
          <w:rPrChange w:id="324" w:author="Administrator" w:date="2014-08-05T16:54:00Z">
            <w:rPr>
              <w:rFonts w:ascii="Times New Roman" w:hAnsi="ˎ̥"/>
              <w:sz w:val="24"/>
              <w:szCs w:val="24"/>
            </w:rPr>
          </w:rPrChange>
        </w:rPr>
        <w:t>BUCA</w:t>
      </w:r>
      <w:r w:rsidRPr="009D3A67">
        <w:rPr>
          <w:rFonts w:ascii="Times New Roman" w:hAnsi="ˎ̥" w:hint="eastAsia"/>
          <w:sz w:val="24"/>
          <w:szCs w:val="24"/>
          <w:rPrChange w:id="325" w:author="Administrator" w:date="2014-08-05T16:54:00Z">
            <w:rPr>
              <w:rFonts w:ascii="Times New Roman" w:hAnsi="ˎ̥" w:hint="eastAsia"/>
              <w:sz w:val="24"/>
              <w:szCs w:val="24"/>
            </w:rPr>
          </w:rPrChange>
        </w:rPr>
        <w:t>相应成员高校及国内外其他相关优势高校对口援建，并选聘国内外权威专家挂职担任系（院）主要负责人</w:t>
      </w:r>
      <w:r w:rsidRPr="009D3A67">
        <w:rPr>
          <w:rFonts w:ascii="Times New Roman" w:hAnsi="Times New Roman" w:hint="eastAsia"/>
          <w:sz w:val="24"/>
          <w:szCs w:val="24"/>
          <w:rPrChange w:id="326" w:author="Administrator" w:date="2014-08-05T16:54:00Z">
            <w:rPr>
              <w:rFonts w:ascii="Times New Roman" w:hAnsi="Times New Roman" w:hint="eastAsia"/>
              <w:sz w:val="24"/>
              <w:szCs w:val="24"/>
            </w:rPr>
          </w:rPrChange>
        </w:rPr>
        <w:t>。</w:t>
      </w:r>
      <w:r w:rsidRPr="009D3A67">
        <w:rPr>
          <w:rFonts w:ascii="Times New Roman" w:hAnsi="ˎ̥" w:hint="eastAsia"/>
          <w:sz w:val="24"/>
          <w:szCs w:val="24"/>
          <w:rPrChange w:id="327" w:author="Administrator" w:date="2014-08-05T16:54:00Z">
            <w:rPr>
              <w:rFonts w:ascii="Times New Roman" w:hAnsi="ˎ̥" w:hint="eastAsia"/>
              <w:sz w:val="24"/>
              <w:szCs w:val="24"/>
            </w:rPr>
          </w:rPrChange>
        </w:rPr>
        <w:t>学院还在成都市（成都信息工程学院）、北京市（北京方位数研科技有限公司）、广州市（北京大学数字中国研究院华南分院</w:t>
      </w:r>
      <w:r w:rsidRPr="009D3A67">
        <w:rPr>
          <w:rFonts w:ascii="Times New Roman" w:hAnsi="ˎ̥"/>
          <w:sz w:val="24"/>
          <w:szCs w:val="24"/>
          <w:rPrChange w:id="328" w:author="Administrator" w:date="2014-08-05T16:54:00Z">
            <w:rPr>
              <w:rFonts w:ascii="Times New Roman" w:hAnsi="ˎ̥"/>
              <w:sz w:val="24"/>
              <w:szCs w:val="24"/>
            </w:rPr>
          </w:rPrChange>
        </w:rPr>
        <w:t>/</w:t>
      </w:r>
      <w:r w:rsidRPr="009D3A67">
        <w:rPr>
          <w:rFonts w:ascii="Times New Roman" w:hAnsi="ˎ̥" w:hint="eastAsia"/>
          <w:sz w:val="24"/>
          <w:szCs w:val="24"/>
          <w:rPrChange w:id="329" w:author="Administrator" w:date="2014-08-05T16:54:00Z">
            <w:rPr>
              <w:rFonts w:ascii="Times New Roman" w:hAnsi="ˎ̥" w:hint="eastAsia"/>
              <w:sz w:val="24"/>
              <w:szCs w:val="24"/>
            </w:rPr>
          </w:rPrChange>
        </w:rPr>
        <w:t>广东省数字广东研究院）和上海市（星球数码集团）设有教学科研基地，并在加拿大杜威学院设有分院。</w:t>
      </w:r>
    </w:p>
    <w:p w:rsidR="00027BD8" w:rsidRPr="009D3A67" w:rsidRDefault="00147EC9" w:rsidP="006062E4">
      <w:pPr>
        <w:pStyle w:val="a5"/>
        <w:spacing w:line="312" w:lineRule="auto"/>
        <w:ind w:firstLineChars="0" w:firstLine="0"/>
        <w:jc w:val="center"/>
        <w:rPr>
          <w:rFonts w:ascii="Times New Roman" w:hAnsi="ˎ̥"/>
          <w:sz w:val="24"/>
          <w:szCs w:val="24"/>
          <w:rPrChange w:id="330" w:author="Administrator" w:date="2014-08-05T16:54:00Z">
            <w:rPr>
              <w:rFonts w:ascii="Times New Roman" w:hAnsi="ˎ̥"/>
              <w:sz w:val="24"/>
              <w:szCs w:val="24"/>
            </w:rPr>
          </w:rPrChange>
        </w:rPr>
      </w:pPr>
      <w:r w:rsidRPr="009D3A67">
        <w:rPr>
          <w:rFonts w:ascii="Times New Roman" w:hAnsi="ˎ̥"/>
          <w:noProof/>
          <w:sz w:val="24"/>
          <w:szCs w:val="24"/>
          <w:rPrChange w:id="331" w:author="Administrator" w:date="2014-08-05T16:54:00Z">
            <w:rPr>
              <w:rFonts w:ascii="Times New Roman" w:hAnsi="ˎ̥"/>
              <w:noProof/>
              <w:sz w:val="24"/>
              <w:szCs w:val="24"/>
            </w:rPr>
          </w:rPrChange>
        </w:rPr>
        <w:drawing>
          <wp:inline distT="0" distB="0" distL="0" distR="0">
            <wp:extent cx="4152900" cy="2385060"/>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clrChange>
                        <a:clrFrom>
                          <a:srgbClr val="FFFFFF"/>
                        </a:clrFrom>
                        <a:clrTo>
                          <a:srgbClr val="FFFFFF">
                            <a:alpha val="0"/>
                          </a:srgbClr>
                        </a:clrTo>
                      </a:clrChange>
                    </a:blip>
                    <a:srcRect l="14133" t="23119" r="14713" b="4227"/>
                    <a:stretch>
                      <a:fillRect/>
                    </a:stretch>
                  </pic:blipFill>
                  <pic:spPr bwMode="auto">
                    <a:xfrm>
                      <a:off x="0" y="0"/>
                      <a:ext cx="4152900" cy="2385060"/>
                    </a:xfrm>
                    <a:prstGeom prst="rect">
                      <a:avLst/>
                    </a:prstGeom>
                    <a:noFill/>
                    <a:ln w="9525">
                      <a:noFill/>
                      <a:miter lim="800000"/>
                      <a:headEnd/>
                      <a:tailEnd/>
                    </a:ln>
                  </pic:spPr>
                </pic:pic>
              </a:graphicData>
            </a:graphic>
          </wp:inline>
        </w:drawing>
      </w:r>
    </w:p>
    <w:p w:rsidR="00372A39" w:rsidRPr="009D3A67" w:rsidRDefault="00F80C10" w:rsidP="009D3A67">
      <w:pPr>
        <w:pStyle w:val="a5"/>
        <w:spacing w:beforeLines="30" w:line="312" w:lineRule="auto"/>
        <w:ind w:left="420" w:firstLineChars="0" w:firstLine="0"/>
        <w:rPr>
          <w:rFonts w:ascii="Times New Roman" w:hAnsi="Times New Roman"/>
          <w:b/>
          <w:sz w:val="24"/>
          <w:szCs w:val="24"/>
          <w:rPrChange w:id="332" w:author="Administrator" w:date="2014-08-05T16:54:00Z">
            <w:rPr>
              <w:rFonts w:ascii="Times New Roman" w:hAnsi="Times New Roman"/>
              <w:b/>
              <w:sz w:val="24"/>
              <w:szCs w:val="24"/>
            </w:rPr>
          </w:rPrChange>
        </w:rPr>
      </w:pPr>
      <w:r w:rsidRPr="009D3A67">
        <w:rPr>
          <w:rFonts w:ascii="Times New Roman" w:hAnsi="Times New Roman" w:hint="eastAsia"/>
          <w:b/>
          <w:sz w:val="24"/>
          <w:szCs w:val="24"/>
          <w:rPrChange w:id="333" w:author="Administrator" w:date="2014-08-05T16:54:00Z">
            <w:rPr>
              <w:rFonts w:ascii="Times New Roman" w:hAnsi="Times New Roman" w:hint="eastAsia"/>
              <w:b/>
              <w:sz w:val="24"/>
              <w:szCs w:val="24"/>
            </w:rPr>
          </w:rPrChange>
        </w:rPr>
        <w:t>研究开发机构</w:t>
      </w:r>
    </w:p>
    <w:p w:rsidR="00000000" w:rsidRPr="009D3A67" w:rsidRDefault="00F80C10" w:rsidP="009D3A67">
      <w:pPr>
        <w:pStyle w:val="a5"/>
        <w:spacing w:line="312" w:lineRule="auto"/>
        <w:ind w:firstLineChars="400" w:firstLine="960"/>
        <w:rPr>
          <w:rFonts w:ascii="Times New Roman" w:hAnsi="Times New Roman"/>
          <w:sz w:val="24"/>
          <w:szCs w:val="24"/>
          <w:rPrChange w:id="334" w:author="Administrator" w:date="2014-08-05T16:54:00Z">
            <w:rPr>
              <w:rFonts w:ascii="Times New Roman" w:hAnsi="Times New Roman"/>
              <w:sz w:val="24"/>
              <w:szCs w:val="24"/>
            </w:rPr>
          </w:rPrChange>
        </w:rPr>
        <w:pPrChange w:id="335"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36" w:author="Administrator" w:date="2014-08-05T16:54:00Z">
            <w:rPr>
              <w:rFonts w:ascii="Times New Roman" w:hAnsi="Times New Roman" w:hint="eastAsia"/>
              <w:sz w:val="24"/>
              <w:szCs w:val="24"/>
            </w:rPr>
          </w:rPrChange>
        </w:rPr>
        <w:lastRenderedPageBreak/>
        <w:t>空间信息工程与管理研究中心</w:t>
      </w:r>
      <w:r w:rsidRPr="009D3A67">
        <w:rPr>
          <w:rFonts w:ascii="Times New Roman" w:hAnsi="Times New Roman"/>
          <w:sz w:val="24"/>
          <w:szCs w:val="24"/>
          <w:rPrChange w:id="337" w:author="Administrator" w:date="2014-08-05T16:54:00Z">
            <w:rPr>
              <w:rFonts w:ascii="Times New Roman" w:hAnsi="Times New Roman"/>
              <w:sz w:val="24"/>
              <w:szCs w:val="24"/>
            </w:rPr>
          </w:rPrChange>
        </w:rPr>
        <w:tab/>
      </w:r>
      <w:r w:rsidRPr="009D3A67">
        <w:rPr>
          <w:rFonts w:ascii="Times New Roman" w:hAnsi="Times New Roman"/>
          <w:sz w:val="24"/>
          <w:szCs w:val="24"/>
          <w:rPrChange w:id="338" w:author="Administrator" w:date="2014-08-05T16:54:00Z">
            <w:rPr>
              <w:rFonts w:ascii="Times New Roman" w:hAnsi="Times New Roman"/>
              <w:sz w:val="24"/>
              <w:szCs w:val="24"/>
            </w:rPr>
          </w:rPrChange>
        </w:rPr>
        <w:tab/>
      </w:r>
      <w:r w:rsidRPr="009D3A67">
        <w:rPr>
          <w:rFonts w:ascii="Times New Roman" w:hAnsi="Times New Roman"/>
          <w:sz w:val="24"/>
          <w:szCs w:val="24"/>
          <w:rPrChange w:id="339"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40" w:author="Administrator" w:date="2014-08-05T16:54:00Z">
            <w:rPr>
              <w:rFonts w:ascii="Times New Roman" w:hAnsi="Times New Roman" w:hint="eastAsia"/>
              <w:sz w:val="24"/>
              <w:szCs w:val="24"/>
            </w:rPr>
          </w:rPrChange>
        </w:rPr>
        <w:t>物联网与通信技术研究中心</w:t>
      </w:r>
    </w:p>
    <w:p w:rsidR="00000000" w:rsidRPr="009D3A67" w:rsidRDefault="00F80C10" w:rsidP="009D3A67">
      <w:pPr>
        <w:pStyle w:val="a5"/>
        <w:spacing w:line="312" w:lineRule="auto"/>
        <w:ind w:firstLineChars="400" w:firstLine="960"/>
        <w:rPr>
          <w:rFonts w:ascii="Times New Roman" w:hAnsi="Times New Roman"/>
          <w:sz w:val="24"/>
          <w:szCs w:val="24"/>
          <w:rPrChange w:id="341" w:author="Administrator" w:date="2014-08-05T16:54:00Z">
            <w:rPr>
              <w:rFonts w:ascii="Times New Roman" w:hAnsi="Times New Roman"/>
              <w:sz w:val="24"/>
              <w:szCs w:val="24"/>
            </w:rPr>
          </w:rPrChange>
        </w:rPr>
        <w:pPrChange w:id="342"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43" w:author="Administrator" w:date="2014-08-05T16:54:00Z">
            <w:rPr>
              <w:rFonts w:ascii="Times New Roman" w:hAnsi="Times New Roman" w:hint="eastAsia"/>
              <w:sz w:val="24"/>
              <w:szCs w:val="24"/>
            </w:rPr>
          </w:rPrChange>
        </w:rPr>
        <w:t>数字水利与智慧流域研究中心</w:t>
      </w:r>
      <w:r w:rsidRPr="009D3A67">
        <w:rPr>
          <w:rFonts w:ascii="Times New Roman" w:hAnsi="Times New Roman"/>
          <w:sz w:val="24"/>
          <w:szCs w:val="24"/>
          <w:rPrChange w:id="344" w:author="Administrator" w:date="2014-08-05T16:54:00Z">
            <w:rPr>
              <w:rFonts w:ascii="Times New Roman" w:hAnsi="Times New Roman"/>
              <w:sz w:val="24"/>
              <w:szCs w:val="24"/>
            </w:rPr>
          </w:rPrChange>
        </w:rPr>
        <w:tab/>
      </w:r>
      <w:r w:rsidRPr="009D3A67">
        <w:rPr>
          <w:rFonts w:ascii="Times New Roman" w:hAnsi="Times New Roman"/>
          <w:sz w:val="24"/>
          <w:szCs w:val="24"/>
          <w:rPrChange w:id="345" w:author="Administrator" w:date="2014-08-05T16:54:00Z">
            <w:rPr>
              <w:rFonts w:ascii="Times New Roman" w:hAnsi="Times New Roman"/>
              <w:sz w:val="24"/>
              <w:szCs w:val="24"/>
            </w:rPr>
          </w:rPrChange>
        </w:rPr>
        <w:tab/>
      </w:r>
      <w:r w:rsidRPr="009D3A67">
        <w:rPr>
          <w:rFonts w:ascii="Times New Roman" w:hAnsi="Times New Roman"/>
          <w:sz w:val="24"/>
          <w:szCs w:val="24"/>
          <w:rPrChange w:id="346"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47" w:author="Administrator" w:date="2014-08-05T16:54:00Z">
            <w:rPr>
              <w:rFonts w:ascii="Times New Roman" w:hAnsi="Times New Roman" w:hint="eastAsia"/>
              <w:sz w:val="24"/>
              <w:szCs w:val="24"/>
            </w:rPr>
          </w:rPrChange>
        </w:rPr>
        <w:t>云计算与智慧城市研究中心</w:t>
      </w:r>
    </w:p>
    <w:p w:rsidR="00000000" w:rsidRPr="009D3A67" w:rsidRDefault="00F80C10" w:rsidP="009D3A67">
      <w:pPr>
        <w:pStyle w:val="a5"/>
        <w:spacing w:line="312" w:lineRule="auto"/>
        <w:ind w:firstLineChars="400" w:firstLine="960"/>
        <w:rPr>
          <w:rFonts w:ascii="Times New Roman" w:hAnsi="Times New Roman"/>
          <w:sz w:val="24"/>
          <w:szCs w:val="24"/>
          <w:rPrChange w:id="348" w:author="Administrator" w:date="2014-08-05T16:54:00Z">
            <w:rPr>
              <w:rFonts w:ascii="Times New Roman" w:hAnsi="Times New Roman"/>
              <w:sz w:val="24"/>
              <w:szCs w:val="24"/>
            </w:rPr>
          </w:rPrChange>
        </w:rPr>
        <w:pPrChange w:id="349"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50" w:author="Administrator" w:date="2014-08-05T16:54:00Z">
            <w:rPr>
              <w:rFonts w:ascii="Times New Roman" w:hAnsi="Times New Roman" w:hint="eastAsia"/>
              <w:sz w:val="24"/>
              <w:szCs w:val="24"/>
            </w:rPr>
          </w:rPrChange>
        </w:rPr>
        <w:t>数字减灾与应急管理研究中心</w:t>
      </w:r>
      <w:r w:rsidRPr="009D3A67">
        <w:rPr>
          <w:rFonts w:ascii="Times New Roman" w:hAnsi="Times New Roman"/>
          <w:sz w:val="24"/>
          <w:szCs w:val="24"/>
          <w:rPrChange w:id="351" w:author="Administrator" w:date="2014-08-05T16:54:00Z">
            <w:rPr>
              <w:rFonts w:ascii="Times New Roman" w:hAnsi="Times New Roman"/>
              <w:sz w:val="24"/>
              <w:szCs w:val="24"/>
            </w:rPr>
          </w:rPrChange>
        </w:rPr>
        <w:tab/>
      </w:r>
      <w:r w:rsidRPr="009D3A67">
        <w:rPr>
          <w:rFonts w:ascii="Times New Roman" w:hAnsi="Times New Roman"/>
          <w:sz w:val="24"/>
          <w:szCs w:val="24"/>
          <w:rPrChange w:id="352" w:author="Administrator" w:date="2014-08-05T16:54:00Z">
            <w:rPr>
              <w:rFonts w:ascii="Times New Roman" w:hAnsi="Times New Roman"/>
              <w:sz w:val="24"/>
              <w:szCs w:val="24"/>
            </w:rPr>
          </w:rPrChange>
        </w:rPr>
        <w:tab/>
      </w:r>
      <w:r w:rsidRPr="009D3A67">
        <w:rPr>
          <w:rFonts w:ascii="Times New Roman" w:hAnsi="Times New Roman"/>
          <w:sz w:val="24"/>
          <w:szCs w:val="24"/>
          <w:rPrChange w:id="353"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54" w:author="Administrator" w:date="2014-08-05T16:54:00Z">
            <w:rPr>
              <w:rFonts w:ascii="Times New Roman" w:hAnsi="Times New Roman" w:hint="eastAsia"/>
              <w:sz w:val="24"/>
              <w:szCs w:val="24"/>
            </w:rPr>
          </w:rPrChange>
        </w:rPr>
        <w:t>数字旅游与休闲管理研究中心</w:t>
      </w:r>
    </w:p>
    <w:p w:rsidR="00000000" w:rsidRPr="009D3A67" w:rsidRDefault="00F80C10" w:rsidP="009D3A67">
      <w:pPr>
        <w:pStyle w:val="a5"/>
        <w:spacing w:line="312" w:lineRule="auto"/>
        <w:ind w:firstLineChars="400" w:firstLine="960"/>
        <w:rPr>
          <w:rFonts w:ascii="Times New Roman" w:hAnsi="Times New Roman"/>
          <w:sz w:val="24"/>
          <w:szCs w:val="24"/>
          <w:rPrChange w:id="355" w:author="Administrator" w:date="2014-08-05T16:54:00Z">
            <w:rPr>
              <w:rFonts w:ascii="Times New Roman" w:hAnsi="Times New Roman"/>
              <w:sz w:val="24"/>
              <w:szCs w:val="24"/>
            </w:rPr>
          </w:rPrChange>
        </w:rPr>
        <w:pPrChange w:id="356"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57" w:author="Administrator" w:date="2014-08-05T16:54:00Z">
            <w:rPr>
              <w:rFonts w:ascii="Times New Roman" w:hAnsi="Times New Roman" w:hint="eastAsia"/>
              <w:sz w:val="24"/>
              <w:szCs w:val="24"/>
            </w:rPr>
          </w:rPrChange>
        </w:rPr>
        <w:t>数字经济与产权市场研究中心</w:t>
      </w:r>
      <w:r w:rsidRPr="009D3A67">
        <w:rPr>
          <w:rFonts w:ascii="Times New Roman" w:hAnsi="Times New Roman"/>
          <w:sz w:val="24"/>
          <w:szCs w:val="24"/>
          <w:rPrChange w:id="358" w:author="Administrator" w:date="2014-08-05T16:54:00Z">
            <w:rPr>
              <w:rFonts w:ascii="Times New Roman" w:hAnsi="Times New Roman"/>
              <w:sz w:val="24"/>
              <w:szCs w:val="24"/>
            </w:rPr>
          </w:rPrChange>
        </w:rPr>
        <w:tab/>
      </w:r>
      <w:r w:rsidRPr="009D3A67">
        <w:rPr>
          <w:rFonts w:ascii="Times New Roman" w:hAnsi="Times New Roman"/>
          <w:sz w:val="24"/>
          <w:szCs w:val="24"/>
          <w:rPrChange w:id="359" w:author="Administrator" w:date="2014-08-05T16:54:00Z">
            <w:rPr>
              <w:rFonts w:ascii="Times New Roman" w:hAnsi="Times New Roman"/>
              <w:sz w:val="24"/>
              <w:szCs w:val="24"/>
            </w:rPr>
          </w:rPrChange>
        </w:rPr>
        <w:tab/>
      </w:r>
      <w:r w:rsidRPr="009D3A67">
        <w:rPr>
          <w:rFonts w:ascii="Times New Roman" w:hAnsi="Times New Roman"/>
          <w:sz w:val="24"/>
          <w:szCs w:val="24"/>
          <w:rPrChange w:id="360"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61" w:author="Administrator" w:date="2014-08-05T16:54:00Z">
            <w:rPr>
              <w:rFonts w:ascii="Times New Roman" w:hAnsi="Times New Roman" w:hint="eastAsia"/>
              <w:sz w:val="24"/>
              <w:szCs w:val="24"/>
            </w:rPr>
          </w:rPrChange>
        </w:rPr>
        <w:t>数字家庭与智慧健康研究中心</w:t>
      </w:r>
    </w:p>
    <w:p w:rsidR="00000000" w:rsidRPr="009D3A67" w:rsidRDefault="00F80C10" w:rsidP="009D3A67">
      <w:pPr>
        <w:pStyle w:val="a5"/>
        <w:spacing w:line="312" w:lineRule="auto"/>
        <w:ind w:firstLineChars="400" w:firstLine="960"/>
        <w:rPr>
          <w:rFonts w:ascii="Times New Roman" w:hAnsi="Times New Roman"/>
          <w:sz w:val="24"/>
          <w:szCs w:val="24"/>
          <w:rPrChange w:id="362" w:author="Administrator" w:date="2014-08-05T16:54:00Z">
            <w:rPr>
              <w:rFonts w:ascii="Times New Roman" w:hAnsi="Times New Roman"/>
              <w:sz w:val="24"/>
              <w:szCs w:val="24"/>
            </w:rPr>
          </w:rPrChange>
        </w:rPr>
        <w:pPrChange w:id="363"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64" w:author="Administrator" w:date="2014-08-05T16:54:00Z">
            <w:rPr>
              <w:rFonts w:ascii="Times New Roman" w:hAnsi="Times New Roman" w:hint="eastAsia"/>
              <w:sz w:val="24"/>
              <w:szCs w:val="24"/>
            </w:rPr>
          </w:rPrChange>
        </w:rPr>
        <w:t>电子政务与管理创新研究中心</w:t>
      </w:r>
      <w:r w:rsidRPr="009D3A67">
        <w:rPr>
          <w:rFonts w:ascii="Times New Roman" w:hAnsi="Times New Roman"/>
          <w:sz w:val="24"/>
          <w:szCs w:val="24"/>
          <w:rPrChange w:id="365" w:author="Administrator" w:date="2014-08-05T16:54:00Z">
            <w:rPr>
              <w:rFonts w:ascii="Times New Roman" w:hAnsi="Times New Roman"/>
              <w:sz w:val="24"/>
              <w:szCs w:val="24"/>
            </w:rPr>
          </w:rPrChange>
        </w:rPr>
        <w:tab/>
      </w:r>
      <w:r w:rsidRPr="009D3A67">
        <w:rPr>
          <w:rFonts w:ascii="Times New Roman" w:hAnsi="Times New Roman"/>
          <w:sz w:val="24"/>
          <w:szCs w:val="24"/>
          <w:rPrChange w:id="366" w:author="Administrator" w:date="2014-08-05T16:54:00Z">
            <w:rPr>
              <w:rFonts w:ascii="Times New Roman" w:hAnsi="Times New Roman"/>
              <w:sz w:val="24"/>
              <w:szCs w:val="24"/>
            </w:rPr>
          </w:rPrChange>
        </w:rPr>
        <w:tab/>
      </w:r>
      <w:r w:rsidRPr="009D3A67">
        <w:rPr>
          <w:rFonts w:ascii="Times New Roman" w:hAnsi="Times New Roman"/>
          <w:sz w:val="24"/>
          <w:szCs w:val="24"/>
          <w:rPrChange w:id="367"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68" w:author="Administrator" w:date="2014-08-05T16:54:00Z">
            <w:rPr>
              <w:rFonts w:ascii="Times New Roman" w:hAnsi="Times New Roman" w:hint="eastAsia"/>
              <w:sz w:val="24"/>
              <w:szCs w:val="24"/>
            </w:rPr>
          </w:rPrChange>
        </w:rPr>
        <w:t>科学教育与技术创新研究中心</w:t>
      </w:r>
    </w:p>
    <w:p w:rsidR="00372A39" w:rsidRPr="009D3A67" w:rsidRDefault="00F80C10" w:rsidP="009D3A67">
      <w:pPr>
        <w:pStyle w:val="a5"/>
        <w:spacing w:beforeLines="30" w:line="312" w:lineRule="auto"/>
        <w:ind w:left="420" w:firstLineChars="0" w:firstLine="0"/>
        <w:rPr>
          <w:rFonts w:ascii="Times New Roman" w:hAnsi="Times New Roman"/>
          <w:b/>
          <w:sz w:val="24"/>
          <w:szCs w:val="24"/>
          <w:rPrChange w:id="369" w:author="Administrator" w:date="2014-08-05T16:54:00Z">
            <w:rPr>
              <w:rFonts w:ascii="Times New Roman" w:hAnsi="Times New Roman"/>
              <w:b/>
              <w:sz w:val="24"/>
              <w:szCs w:val="24"/>
            </w:rPr>
          </w:rPrChange>
        </w:rPr>
      </w:pPr>
      <w:r w:rsidRPr="009D3A67">
        <w:rPr>
          <w:rFonts w:ascii="Times New Roman" w:hAnsi="Times New Roman" w:hint="eastAsia"/>
          <w:b/>
          <w:sz w:val="24"/>
          <w:szCs w:val="24"/>
          <w:rPrChange w:id="370" w:author="Administrator" w:date="2014-08-05T16:54:00Z">
            <w:rPr>
              <w:rFonts w:ascii="Times New Roman" w:hAnsi="Times New Roman" w:hint="eastAsia"/>
              <w:b/>
              <w:sz w:val="24"/>
              <w:szCs w:val="24"/>
            </w:rPr>
          </w:rPrChange>
        </w:rPr>
        <w:t>产学研协同创新支撑服务机构</w:t>
      </w:r>
    </w:p>
    <w:p w:rsidR="00000000" w:rsidRPr="009D3A67" w:rsidRDefault="00F80C10" w:rsidP="009D3A67">
      <w:pPr>
        <w:pStyle w:val="a5"/>
        <w:spacing w:line="312" w:lineRule="auto"/>
        <w:ind w:firstLineChars="400" w:firstLine="960"/>
        <w:rPr>
          <w:rFonts w:ascii="Times New Roman" w:hAnsi="Times New Roman"/>
          <w:sz w:val="24"/>
          <w:szCs w:val="24"/>
          <w:rPrChange w:id="371" w:author="Administrator" w:date="2014-08-05T16:54:00Z">
            <w:rPr>
              <w:rFonts w:ascii="Times New Roman" w:hAnsi="Times New Roman"/>
              <w:sz w:val="24"/>
              <w:szCs w:val="24"/>
            </w:rPr>
          </w:rPrChange>
        </w:rPr>
        <w:pPrChange w:id="372"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73" w:author="Administrator" w:date="2014-08-05T16:54:00Z">
            <w:rPr>
              <w:rFonts w:ascii="Times New Roman" w:hAnsi="Times New Roman" w:hint="eastAsia"/>
              <w:sz w:val="24"/>
              <w:szCs w:val="24"/>
            </w:rPr>
          </w:rPrChange>
        </w:rPr>
        <w:t>京川大学堂远程网络教育服务中心</w:t>
      </w:r>
      <w:r w:rsidRPr="009D3A67">
        <w:rPr>
          <w:rFonts w:ascii="Times New Roman" w:hAnsi="Times New Roman"/>
          <w:sz w:val="24"/>
          <w:szCs w:val="24"/>
          <w:rPrChange w:id="374" w:author="Administrator" w:date="2014-08-05T16:54:00Z">
            <w:rPr>
              <w:rFonts w:ascii="Times New Roman" w:hAnsi="Times New Roman"/>
              <w:sz w:val="24"/>
              <w:szCs w:val="24"/>
            </w:rPr>
          </w:rPrChange>
        </w:rPr>
        <w:tab/>
      </w:r>
      <w:r w:rsidRPr="009D3A67">
        <w:rPr>
          <w:rFonts w:ascii="Times New Roman" w:hAnsi="Times New Roman"/>
          <w:sz w:val="24"/>
          <w:szCs w:val="24"/>
          <w:rPrChange w:id="375"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76" w:author="Administrator" w:date="2014-08-05T16:54:00Z">
            <w:rPr>
              <w:rFonts w:ascii="Times New Roman" w:hAnsi="Times New Roman" w:hint="eastAsia"/>
              <w:sz w:val="24"/>
              <w:szCs w:val="24"/>
            </w:rPr>
          </w:rPrChange>
        </w:rPr>
        <w:t>青少年科技创新成果展示体验中心</w:t>
      </w:r>
    </w:p>
    <w:p w:rsidR="00000000" w:rsidRPr="009D3A67" w:rsidRDefault="00F80C10" w:rsidP="009D3A67">
      <w:pPr>
        <w:pStyle w:val="a5"/>
        <w:spacing w:line="312" w:lineRule="auto"/>
        <w:ind w:firstLineChars="400" w:firstLine="960"/>
        <w:rPr>
          <w:rFonts w:ascii="Times New Roman" w:hAnsi="Times New Roman"/>
          <w:sz w:val="24"/>
          <w:szCs w:val="24"/>
          <w:rPrChange w:id="377" w:author="Administrator" w:date="2014-08-05T16:54:00Z">
            <w:rPr>
              <w:rFonts w:ascii="Times New Roman" w:hAnsi="Times New Roman"/>
              <w:sz w:val="24"/>
              <w:szCs w:val="24"/>
            </w:rPr>
          </w:rPrChange>
        </w:rPr>
        <w:pPrChange w:id="378"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79" w:author="Administrator" w:date="2014-08-05T16:54:00Z">
            <w:rPr>
              <w:rFonts w:ascii="Times New Roman" w:hAnsi="Times New Roman" w:hint="eastAsia"/>
              <w:sz w:val="24"/>
              <w:szCs w:val="24"/>
            </w:rPr>
          </w:rPrChange>
        </w:rPr>
        <w:t>京川高新科技转化与产业服务平台</w:t>
      </w:r>
      <w:r w:rsidRPr="009D3A67">
        <w:rPr>
          <w:rFonts w:ascii="Times New Roman" w:hAnsi="Times New Roman"/>
          <w:sz w:val="24"/>
          <w:szCs w:val="24"/>
          <w:rPrChange w:id="380" w:author="Administrator" w:date="2014-08-05T16:54:00Z">
            <w:rPr>
              <w:rFonts w:ascii="Times New Roman" w:hAnsi="Times New Roman"/>
              <w:sz w:val="24"/>
              <w:szCs w:val="24"/>
            </w:rPr>
          </w:rPrChange>
        </w:rPr>
        <w:tab/>
      </w:r>
      <w:r w:rsidRPr="009D3A67">
        <w:rPr>
          <w:rFonts w:ascii="Times New Roman" w:hAnsi="Times New Roman"/>
          <w:sz w:val="24"/>
          <w:szCs w:val="24"/>
          <w:rPrChange w:id="381"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82" w:author="Administrator" w:date="2014-08-05T16:54:00Z">
            <w:rPr>
              <w:rFonts w:ascii="Times New Roman" w:hAnsi="Times New Roman" w:hint="eastAsia"/>
              <w:sz w:val="24"/>
              <w:szCs w:val="24"/>
            </w:rPr>
          </w:rPrChange>
        </w:rPr>
        <w:t>京元科技园创新创业人才培养基地</w:t>
      </w:r>
    </w:p>
    <w:p w:rsidR="00000000" w:rsidRPr="009D3A67" w:rsidRDefault="00F80C10" w:rsidP="009D3A67">
      <w:pPr>
        <w:pStyle w:val="a5"/>
        <w:spacing w:line="312" w:lineRule="auto"/>
        <w:ind w:firstLineChars="400" w:firstLine="960"/>
        <w:rPr>
          <w:rFonts w:ascii="Times New Roman" w:hAnsi="Times New Roman"/>
          <w:sz w:val="24"/>
          <w:szCs w:val="24"/>
          <w:rPrChange w:id="383" w:author="Administrator" w:date="2014-08-05T16:54:00Z">
            <w:rPr>
              <w:rFonts w:ascii="Times New Roman" w:hAnsi="Times New Roman"/>
              <w:sz w:val="24"/>
              <w:szCs w:val="24"/>
            </w:rPr>
          </w:rPrChange>
        </w:rPr>
        <w:pPrChange w:id="384"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85" w:author="Administrator" w:date="2014-08-05T16:54:00Z">
            <w:rPr>
              <w:rFonts w:ascii="Times New Roman" w:hAnsi="Times New Roman" w:hint="eastAsia"/>
              <w:sz w:val="24"/>
              <w:szCs w:val="24"/>
            </w:rPr>
          </w:rPrChange>
        </w:rPr>
        <w:t>朝阳计划秘书处西南中心</w:t>
      </w:r>
      <w:r w:rsidRPr="009D3A67">
        <w:rPr>
          <w:rFonts w:ascii="Times New Roman" w:hAnsi="Times New Roman"/>
          <w:sz w:val="24"/>
          <w:szCs w:val="24"/>
          <w:rPrChange w:id="386" w:author="Administrator" w:date="2014-08-05T16:54:00Z">
            <w:rPr>
              <w:rFonts w:ascii="Times New Roman" w:hAnsi="Times New Roman"/>
              <w:sz w:val="24"/>
              <w:szCs w:val="24"/>
            </w:rPr>
          </w:rPrChange>
        </w:rPr>
        <w:tab/>
      </w:r>
      <w:r w:rsidRPr="009D3A67">
        <w:rPr>
          <w:rFonts w:ascii="Times New Roman" w:hAnsi="Times New Roman"/>
          <w:sz w:val="24"/>
          <w:szCs w:val="24"/>
          <w:rPrChange w:id="387" w:author="Administrator" w:date="2014-08-05T16:54:00Z">
            <w:rPr>
              <w:rFonts w:ascii="Times New Roman" w:hAnsi="Times New Roman"/>
              <w:sz w:val="24"/>
              <w:szCs w:val="24"/>
            </w:rPr>
          </w:rPrChange>
        </w:rPr>
        <w:tab/>
      </w:r>
      <w:r w:rsidRPr="009D3A67">
        <w:rPr>
          <w:rFonts w:ascii="Times New Roman" w:hAnsi="Times New Roman"/>
          <w:sz w:val="24"/>
          <w:szCs w:val="24"/>
          <w:rPrChange w:id="388" w:author="Administrator" w:date="2014-08-05T16:54:00Z">
            <w:rPr>
              <w:rFonts w:ascii="Times New Roman" w:hAnsi="Times New Roman"/>
              <w:sz w:val="24"/>
              <w:szCs w:val="24"/>
            </w:rPr>
          </w:rPrChange>
        </w:rPr>
        <w:tab/>
      </w:r>
      <w:r w:rsidRPr="009D3A67">
        <w:rPr>
          <w:rFonts w:ascii="Times New Roman" w:hAnsi="Times New Roman"/>
          <w:sz w:val="24"/>
          <w:szCs w:val="24"/>
          <w:rPrChange w:id="389" w:author="Administrator" w:date="2014-08-05T16:54:00Z">
            <w:rPr>
              <w:rFonts w:ascii="Times New Roman" w:hAnsi="Times New Roman"/>
              <w:sz w:val="24"/>
              <w:szCs w:val="24"/>
            </w:rPr>
          </w:rPrChange>
        </w:rPr>
        <w:tab/>
      </w:r>
      <w:r w:rsidRPr="009D3A67">
        <w:rPr>
          <w:rFonts w:ascii="Times New Roman" w:hAnsi="Times New Roman" w:hint="eastAsia"/>
          <w:sz w:val="24"/>
          <w:szCs w:val="24"/>
          <w:rPrChange w:id="390" w:author="Administrator" w:date="2014-08-05T16:54:00Z">
            <w:rPr>
              <w:rFonts w:ascii="Times New Roman" w:hAnsi="Times New Roman" w:hint="eastAsia"/>
              <w:sz w:val="24"/>
              <w:szCs w:val="24"/>
            </w:rPr>
          </w:rPrChange>
        </w:rPr>
        <w:t>北斗杯青少年科技创新大赛集训基地</w:t>
      </w:r>
    </w:p>
    <w:p w:rsidR="00000000" w:rsidRPr="009D3A67" w:rsidRDefault="00F80C10" w:rsidP="009D3A67">
      <w:pPr>
        <w:pStyle w:val="a5"/>
        <w:spacing w:line="312" w:lineRule="auto"/>
        <w:ind w:firstLineChars="400" w:firstLine="960"/>
        <w:rPr>
          <w:rFonts w:ascii="Times New Roman" w:hAnsi="Times New Roman"/>
          <w:sz w:val="24"/>
          <w:szCs w:val="24"/>
          <w:rPrChange w:id="391" w:author="Administrator" w:date="2014-08-05T16:54:00Z">
            <w:rPr>
              <w:rFonts w:ascii="Times New Roman" w:hAnsi="Times New Roman"/>
              <w:sz w:val="24"/>
              <w:szCs w:val="24"/>
            </w:rPr>
          </w:rPrChange>
        </w:rPr>
        <w:pPrChange w:id="392" w:author="Administrator" w:date="2014-08-05T16:54:00Z">
          <w:pPr>
            <w:pStyle w:val="a5"/>
            <w:spacing w:line="312" w:lineRule="auto"/>
            <w:ind w:firstLineChars="400" w:firstLine="960"/>
          </w:pPr>
        </w:pPrChange>
      </w:pPr>
      <w:r w:rsidRPr="009D3A67">
        <w:rPr>
          <w:rFonts w:ascii="Times New Roman" w:hAnsi="Times New Roman" w:hint="eastAsia"/>
          <w:sz w:val="24"/>
          <w:szCs w:val="24"/>
          <w:rPrChange w:id="393" w:author="Administrator" w:date="2014-08-05T16:54:00Z">
            <w:rPr>
              <w:rFonts w:ascii="Times New Roman" w:hAnsi="Times New Roman" w:hint="eastAsia"/>
              <w:sz w:val="24"/>
              <w:szCs w:val="24"/>
            </w:rPr>
          </w:rPrChange>
        </w:rPr>
        <w:t>京元院士专家与博士后科研工作室</w:t>
      </w:r>
      <w:r w:rsidRPr="009D3A67">
        <w:rPr>
          <w:rFonts w:ascii="Times New Roman" w:hAnsi="Times New Roman"/>
          <w:sz w:val="24"/>
          <w:szCs w:val="24"/>
          <w:rPrChange w:id="394" w:author="Administrator" w:date="2014-08-05T16:54:00Z">
            <w:rPr>
              <w:rFonts w:ascii="Times New Roman" w:hAnsi="Times New Roman"/>
              <w:sz w:val="24"/>
              <w:szCs w:val="24"/>
            </w:rPr>
          </w:rPrChange>
        </w:rPr>
        <w:tab/>
      </w:r>
      <w:r w:rsidRPr="009D3A67">
        <w:rPr>
          <w:rFonts w:ascii="Times New Roman" w:hAnsi="Times New Roman"/>
          <w:sz w:val="24"/>
          <w:szCs w:val="24"/>
          <w:rPrChange w:id="395" w:author="Administrator" w:date="2014-08-05T16:54:00Z">
            <w:rPr>
              <w:rFonts w:ascii="Times New Roman" w:hAnsi="Times New Roman"/>
              <w:sz w:val="24"/>
              <w:szCs w:val="24"/>
            </w:rPr>
          </w:rPrChange>
        </w:rPr>
        <w:tab/>
        <w:t>BUCA</w:t>
      </w:r>
      <w:r w:rsidRPr="009D3A67">
        <w:rPr>
          <w:rFonts w:ascii="Times New Roman" w:hAnsi="Times New Roman" w:hint="eastAsia"/>
          <w:sz w:val="24"/>
          <w:szCs w:val="24"/>
          <w:rPrChange w:id="396" w:author="Administrator" w:date="2014-08-05T16:54:00Z">
            <w:rPr>
              <w:rFonts w:ascii="Times New Roman" w:hAnsi="Times New Roman" w:hint="eastAsia"/>
              <w:sz w:val="24"/>
              <w:szCs w:val="24"/>
            </w:rPr>
          </w:rPrChange>
        </w:rPr>
        <w:t>高校教学实习与成果转化基地</w:t>
      </w:r>
    </w:p>
    <w:p w:rsidR="004D0790" w:rsidRPr="009D3A67" w:rsidRDefault="000B337C" w:rsidP="009D3A67">
      <w:pPr>
        <w:pStyle w:val="a5"/>
        <w:spacing w:beforeLines="30" w:line="312" w:lineRule="auto"/>
        <w:ind w:firstLineChars="0" w:firstLine="0"/>
        <w:rPr>
          <w:rFonts w:ascii="黑体" w:eastAsia="黑体" w:hAnsi="ˎ̥"/>
          <w:b/>
          <w:sz w:val="24"/>
          <w:szCs w:val="24"/>
          <w:rPrChange w:id="397" w:author="Administrator" w:date="2014-08-05T16:54:00Z">
            <w:rPr>
              <w:rFonts w:ascii="黑体" w:eastAsia="黑体" w:hAnsi="ˎ̥"/>
              <w:b/>
              <w:sz w:val="28"/>
              <w:szCs w:val="24"/>
            </w:rPr>
          </w:rPrChange>
        </w:rPr>
      </w:pPr>
      <w:r w:rsidRPr="009D3A67">
        <w:rPr>
          <w:rFonts w:ascii="黑体" w:eastAsia="黑体" w:hAnsi="ˎ̥" w:hint="eastAsia"/>
          <w:b/>
          <w:noProof/>
          <w:sz w:val="24"/>
          <w:szCs w:val="24"/>
          <w:rPrChange w:id="398" w:author="Administrator" w:date="2014-08-05T16:54:00Z">
            <w:rPr>
              <w:rFonts w:ascii="黑体" w:eastAsia="黑体" w:hAnsi="ˎ̥" w:hint="eastAsia"/>
              <w:b/>
              <w:noProof/>
              <w:sz w:val="28"/>
              <w:szCs w:val="24"/>
            </w:rPr>
          </w:rPrChange>
        </w:rPr>
        <w:drawing>
          <wp:anchor distT="0" distB="0" distL="114300" distR="114300" simplePos="0" relativeHeight="251651584" behindDoc="1" locked="0" layoutInCell="1" allowOverlap="1">
            <wp:simplePos x="0" y="0"/>
            <wp:positionH relativeFrom="column">
              <wp:posOffset>0</wp:posOffset>
            </wp:positionH>
            <wp:positionV relativeFrom="paragraph">
              <wp:posOffset>119380</wp:posOffset>
            </wp:positionV>
            <wp:extent cx="313055" cy="318135"/>
            <wp:effectExtent l="19050" t="0" r="0" b="0"/>
            <wp:wrapTight wrapText="bothSides">
              <wp:wrapPolygon edited="0">
                <wp:start x="-1314" y="0"/>
                <wp:lineTo x="-1314" y="20695"/>
                <wp:lineTo x="21030" y="20695"/>
                <wp:lineTo x="21030" y="0"/>
                <wp:lineTo x="-1314"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635A06" w:rsidRPr="009D3A67">
        <w:rPr>
          <w:rFonts w:ascii="黑体" w:eastAsia="黑体" w:hAnsi="ˎ̥" w:hint="eastAsia"/>
          <w:b/>
          <w:sz w:val="24"/>
          <w:szCs w:val="24"/>
          <w:rPrChange w:id="399" w:author="Administrator" w:date="2014-08-05T16:54:00Z">
            <w:rPr>
              <w:rFonts w:ascii="黑体" w:eastAsia="黑体" w:hAnsi="ˎ̥" w:hint="eastAsia"/>
              <w:b/>
              <w:sz w:val="28"/>
              <w:szCs w:val="24"/>
            </w:rPr>
          </w:rPrChange>
        </w:rPr>
        <w:t>学科</w:t>
      </w:r>
      <w:r w:rsidR="006645C2" w:rsidRPr="009D3A67">
        <w:rPr>
          <w:rFonts w:ascii="黑体" w:eastAsia="黑体" w:hAnsi="ˎ̥" w:hint="eastAsia"/>
          <w:b/>
          <w:sz w:val="24"/>
          <w:szCs w:val="24"/>
          <w:rPrChange w:id="400" w:author="Administrator" w:date="2014-08-05T16:54:00Z">
            <w:rPr>
              <w:rFonts w:ascii="黑体" w:eastAsia="黑体" w:hAnsi="ˎ̥" w:hint="eastAsia"/>
              <w:b/>
              <w:sz w:val="28"/>
              <w:szCs w:val="24"/>
            </w:rPr>
          </w:rPrChange>
        </w:rPr>
        <w:t>方向</w:t>
      </w:r>
      <w:r w:rsidR="00372A39" w:rsidRPr="009D3A67">
        <w:rPr>
          <w:rFonts w:ascii="黑体" w:eastAsia="黑体" w:hAnsi="ˎ̥" w:hint="eastAsia"/>
          <w:b/>
          <w:sz w:val="24"/>
          <w:szCs w:val="24"/>
          <w:rPrChange w:id="401" w:author="Administrator" w:date="2014-08-05T16:54:00Z">
            <w:rPr>
              <w:rFonts w:ascii="黑体" w:eastAsia="黑体" w:hAnsi="ˎ̥" w:hint="eastAsia"/>
              <w:b/>
              <w:sz w:val="28"/>
              <w:szCs w:val="24"/>
            </w:rPr>
          </w:rPrChange>
        </w:rPr>
        <w:t>与</w:t>
      </w:r>
      <w:r w:rsidR="00C97406" w:rsidRPr="009D3A67">
        <w:rPr>
          <w:rFonts w:ascii="黑体" w:eastAsia="黑体" w:hAnsi="ˎ̥" w:hint="eastAsia"/>
          <w:b/>
          <w:sz w:val="24"/>
          <w:szCs w:val="24"/>
          <w:rPrChange w:id="402" w:author="Administrator" w:date="2014-08-05T16:54:00Z">
            <w:rPr>
              <w:rFonts w:ascii="黑体" w:eastAsia="黑体" w:hAnsi="ˎ̥" w:hint="eastAsia"/>
              <w:b/>
              <w:sz w:val="28"/>
              <w:szCs w:val="24"/>
            </w:rPr>
          </w:rPrChange>
        </w:rPr>
        <w:t>专业</w:t>
      </w:r>
    </w:p>
    <w:p w:rsidR="00000000" w:rsidRPr="009D3A67" w:rsidRDefault="00F80C10" w:rsidP="009D3A67">
      <w:pPr>
        <w:pStyle w:val="a5"/>
        <w:spacing w:beforeLines="30" w:afterLines="50" w:line="312" w:lineRule="auto"/>
        <w:ind w:firstLine="480"/>
        <w:rPr>
          <w:rFonts w:ascii="Times New Roman" w:hAnsi="ˎ̥"/>
          <w:sz w:val="24"/>
          <w:szCs w:val="24"/>
          <w:rPrChange w:id="403" w:author="Administrator" w:date="2014-08-05T16:54:00Z">
            <w:rPr>
              <w:rFonts w:ascii="Times New Roman" w:hAnsi="ˎ̥"/>
              <w:sz w:val="24"/>
              <w:szCs w:val="24"/>
            </w:rPr>
          </w:rPrChange>
        </w:rPr>
        <w:pPrChange w:id="404" w:author="Administrator" w:date="2014-08-05T16:54:00Z">
          <w:pPr>
            <w:pStyle w:val="a5"/>
            <w:spacing w:beforeLines="30" w:afterLines="50" w:line="312" w:lineRule="auto"/>
            <w:ind w:firstLine="480"/>
          </w:pPr>
        </w:pPrChange>
      </w:pPr>
      <w:r w:rsidRPr="009D3A67">
        <w:rPr>
          <w:rFonts w:ascii="Times New Roman" w:hAnsi="Times New Roman" w:hint="eastAsia"/>
          <w:sz w:val="24"/>
          <w:szCs w:val="24"/>
          <w:rPrChange w:id="405" w:author="Administrator" w:date="2014-08-05T16:54:00Z">
            <w:rPr>
              <w:rFonts w:ascii="Times New Roman" w:hAnsi="Times New Roman" w:hint="eastAsia"/>
              <w:sz w:val="24"/>
              <w:szCs w:val="24"/>
            </w:rPr>
          </w:rPrChange>
        </w:rPr>
        <w:t>根据学院定位（</w:t>
      </w:r>
      <w:r w:rsidRPr="009D3A67">
        <w:rPr>
          <w:rFonts w:ascii="Times New Roman" w:hAnsi="ˎ̥" w:hint="eastAsia"/>
          <w:sz w:val="24"/>
          <w:szCs w:val="24"/>
          <w:rPrChange w:id="406" w:author="Administrator" w:date="2014-08-05T16:54:00Z">
            <w:rPr>
              <w:rFonts w:ascii="Times New Roman" w:hAnsi="ˎ̥" w:hint="eastAsia"/>
              <w:sz w:val="24"/>
              <w:szCs w:val="24"/>
            </w:rPr>
          </w:rPrChange>
        </w:rPr>
        <w:t>填补区域优势学科空白</w:t>
      </w:r>
      <w:r w:rsidRPr="009D3A67">
        <w:rPr>
          <w:rFonts w:ascii="Times New Roman" w:hAnsi="Times New Roman" w:hint="eastAsia"/>
          <w:sz w:val="24"/>
          <w:szCs w:val="24"/>
          <w:rPrChange w:id="407" w:author="Administrator" w:date="2014-08-05T16:54:00Z">
            <w:rPr>
              <w:rFonts w:ascii="Times New Roman" w:hAnsi="Times New Roman" w:hint="eastAsia"/>
              <w:sz w:val="24"/>
              <w:szCs w:val="24"/>
            </w:rPr>
          </w:rPrChange>
        </w:rPr>
        <w:t>）和发展目标，结合</w:t>
      </w:r>
      <w:r w:rsidRPr="009D3A67">
        <w:rPr>
          <w:rFonts w:ascii="Times New Roman" w:hAnsi="Times New Roman"/>
          <w:sz w:val="24"/>
          <w:szCs w:val="24"/>
          <w:rPrChange w:id="408" w:author="Administrator" w:date="2014-08-05T16:54:00Z">
            <w:rPr>
              <w:rFonts w:ascii="Times New Roman" w:hAnsi="Times New Roman"/>
              <w:sz w:val="24"/>
              <w:szCs w:val="24"/>
            </w:rPr>
          </w:rPrChange>
        </w:rPr>
        <w:t>BUCA</w:t>
      </w:r>
      <w:r w:rsidRPr="009D3A67">
        <w:rPr>
          <w:rFonts w:ascii="Times New Roman" w:hAnsi="Times New Roman" w:hint="eastAsia"/>
          <w:sz w:val="24"/>
          <w:szCs w:val="24"/>
          <w:rPrChange w:id="409" w:author="Administrator" w:date="2014-08-05T16:54:00Z">
            <w:rPr>
              <w:rFonts w:ascii="Times New Roman" w:hAnsi="Times New Roman" w:hint="eastAsia"/>
              <w:sz w:val="24"/>
              <w:szCs w:val="24"/>
            </w:rPr>
          </w:rPrChange>
        </w:rPr>
        <w:t>各高校的优势学科（一级学科全国排名前三）状况及国内外对口援建高校的教育科研综合资源，学院学科将主要涉及经济学、教育学、理学、工学、医学、管理学等六大学科门类，包括应用经济学、教育学、心理学、地理学、地质学、电子科学与技术、信息与通</w:t>
      </w:r>
      <w:r w:rsidRPr="009D3A67">
        <w:rPr>
          <w:rFonts w:hAnsi="ˎ̥"/>
          <w:sz w:val="24"/>
          <w:szCs w:val="24"/>
          <w:rPrChange w:id="410" w:author="Administrator" w:date="2014-08-05T16:54:00Z">
            <w:rPr>
              <w:rFonts w:hAnsi="ˎ̥"/>
              <w:sz w:val="24"/>
              <w:szCs w:val="24"/>
            </w:rPr>
          </w:rPrChange>
        </w:rPr>
        <w:t>信工程</w:t>
      </w:r>
      <w:r w:rsidRPr="009D3A67">
        <w:rPr>
          <w:rFonts w:hAnsi="ˎ̥" w:hint="eastAsia"/>
          <w:sz w:val="24"/>
          <w:szCs w:val="24"/>
          <w:rPrChange w:id="411" w:author="Administrator" w:date="2014-08-05T16:54:00Z">
            <w:rPr>
              <w:rFonts w:hAnsi="ˎ̥" w:hint="eastAsia"/>
              <w:sz w:val="24"/>
              <w:szCs w:val="24"/>
            </w:rPr>
          </w:rPrChange>
        </w:rPr>
        <w:t>、</w:t>
      </w:r>
      <w:r w:rsidRPr="009D3A67">
        <w:rPr>
          <w:rFonts w:hAnsi="ˎ̥"/>
          <w:sz w:val="24"/>
          <w:szCs w:val="24"/>
          <w:rPrChange w:id="412" w:author="Administrator" w:date="2014-08-05T16:54:00Z">
            <w:rPr>
              <w:rFonts w:hAnsi="ˎ̥"/>
              <w:sz w:val="24"/>
              <w:szCs w:val="24"/>
            </w:rPr>
          </w:rPrChange>
        </w:rPr>
        <w:t>计算机科学与技术</w:t>
      </w:r>
      <w:r w:rsidRPr="009D3A67">
        <w:rPr>
          <w:rFonts w:hAnsi="ˎ̥" w:hint="eastAsia"/>
          <w:sz w:val="24"/>
          <w:szCs w:val="24"/>
          <w:rPrChange w:id="413" w:author="Administrator" w:date="2014-08-05T16:54:00Z">
            <w:rPr>
              <w:rFonts w:hAnsi="ˎ̥" w:hint="eastAsia"/>
              <w:sz w:val="24"/>
              <w:szCs w:val="24"/>
            </w:rPr>
          </w:rPrChange>
        </w:rPr>
        <w:t>、</w:t>
      </w:r>
      <w:r w:rsidRPr="009D3A67">
        <w:rPr>
          <w:rFonts w:hAnsi="ˎ̥"/>
          <w:sz w:val="24"/>
          <w:szCs w:val="24"/>
          <w:rPrChange w:id="414" w:author="Administrator" w:date="2014-08-05T16:54:00Z">
            <w:rPr>
              <w:rFonts w:hAnsi="ˎ̥"/>
              <w:sz w:val="24"/>
              <w:szCs w:val="24"/>
            </w:rPr>
          </w:rPrChange>
        </w:rPr>
        <w:t>水利工程</w:t>
      </w:r>
      <w:r w:rsidRPr="009D3A67">
        <w:rPr>
          <w:rFonts w:hAnsi="ˎ̥" w:hint="eastAsia"/>
          <w:sz w:val="24"/>
          <w:szCs w:val="24"/>
          <w:rPrChange w:id="415" w:author="Administrator" w:date="2014-08-05T16:54:00Z">
            <w:rPr>
              <w:rFonts w:hAnsi="ˎ̥" w:hint="eastAsia"/>
              <w:sz w:val="24"/>
              <w:szCs w:val="24"/>
            </w:rPr>
          </w:rPrChange>
        </w:rPr>
        <w:t>、</w:t>
      </w:r>
      <w:r w:rsidRPr="009D3A67">
        <w:rPr>
          <w:rFonts w:hAnsi="ˎ̥"/>
          <w:sz w:val="24"/>
          <w:szCs w:val="24"/>
          <w:rPrChange w:id="416" w:author="Administrator" w:date="2014-08-05T16:54:00Z">
            <w:rPr>
              <w:rFonts w:hAnsi="ˎ̥"/>
              <w:sz w:val="24"/>
              <w:szCs w:val="24"/>
            </w:rPr>
          </w:rPrChange>
        </w:rPr>
        <w:t>测绘科学与技术</w:t>
      </w:r>
      <w:r w:rsidRPr="009D3A67">
        <w:rPr>
          <w:rFonts w:hAnsi="ˎ̥" w:hint="eastAsia"/>
          <w:sz w:val="24"/>
          <w:szCs w:val="24"/>
          <w:rPrChange w:id="417" w:author="Administrator" w:date="2014-08-05T16:54:00Z">
            <w:rPr>
              <w:rFonts w:hAnsi="ˎ̥" w:hint="eastAsia"/>
              <w:sz w:val="24"/>
              <w:szCs w:val="24"/>
            </w:rPr>
          </w:rPrChange>
        </w:rPr>
        <w:t>、</w:t>
      </w:r>
      <w:r w:rsidRPr="009D3A67">
        <w:rPr>
          <w:rFonts w:hAnsi="ˎ̥"/>
          <w:sz w:val="24"/>
          <w:szCs w:val="24"/>
          <w:rPrChange w:id="418" w:author="Administrator" w:date="2014-08-05T16:54:00Z">
            <w:rPr>
              <w:rFonts w:hAnsi="ˎ̥"/>
              <w:sz w:val="24"/>
              <w:szCs w:val="24"/>
            </w:rPr>
          </w:rPrChange>
        </w:rPr>
        <w:t>软件工程</w:t>
      </w:r>
      <w:r w:rsidRPr="009D3A67">
        <w:rPr>
          <w:rFonts w:hAnsi="ˎ̥" w:hint="eastAsia"/>
          <w:sz w:val="24"/>
          <w:szCs w:val="24"/>
          <w:rPrChange w:id="419" w:author="Administrator" w:date="2014-08-05T16:54:00Z">
            <w:rPr>
              <w:rFonts w:hAnsi="ˎ̥" w:hint="eastAsia"/>
              <w:sz w:val="24"/>
              <w:szCs w:val="24"/>
            </w:rPr>
          </w:rPrChange>
        </w:rPr>
        <w:t>、</w:t>
      </w:r>
      <w:r w:rsidRPr="009D3A67">
        <w:rPr>
          <w:rFonts w:hAnsi="ˎ̥"/>
          <w:sz w:val="24"/>
          <w:szCs w:val="24"/>
          <w:rPrChange w:id="420" w:author="Administrator" w:date="2014-08-05T16:54:00Z">
            <w:rPr>
              <w:rFonts w:hAnsi="ˎ̥"/>
              <w:sz w:val="24"/>
              <w:szCs w:val="24"/>
            </w:rPr>
          </w:rPrChange>
        </w:rPr>
        <w:t>公共卫生与预防医学</w:t>
      </w:r>
      <w:r w:rsidRPr="009D3A67">
        <w:rPr>
          <w:rFonts w:hAnsi="ˎ̥" w:hint="eastAsia"/>
          <w:sz w:val="24"/>
          <w:szCs w:val="24"/>
          <w:rPrChange w:id="421" w:author="Administrator" w:date="2014-08-05T16:54:00Z">
            <w:rPr>
              <w:rFonts w:hAnsi="ˎ̥" w:hint="eastAsia"/>
              <w:sz w:val="24"/>
              <w:szCs w:val="24"/>
            </w:rPr>
          </w:rPrChange>
        </w:rPr>
        <w:t>、</w:t>
      </w:r>
      <w:r w:rsidRPr="009D3A67">
        <w:rPr>
          <w:rFonts w:hAnsi="ˎ̥"/>
          <w:sz w:val="24"/>
          <w:szCs w:val="24"/>
          <w:rPrChange w:id="422" w:author="Administrator" w:date="2014-08-05T16:54:00Z">
            <w:rPr>
              <w:rFonts w:hAnsi="ˎ̥"/>
              <w:sz w:val="24"/>
              <w:szCs w:val="24"/>
            </w:rPr>
          </w:rPrChange>
        </w:rPr>
        <w:t>护理学</w:t>
      </w:r>
      <w:r w:rsidRPr="009D3A67">
        <w:rPr>
          <w:rFonts w:hAnsi="ˎ̥" w:hint="eastAsia"/>
          <w:sz w:val="24"/>
          <w:szCs w:val="24"/>
          <w:rPrChange w:id="423" w:author="Administrator" w:date="2014-08-05T16:54:00Z">
            <w:rPr>
              <w:rFonts w:hAnsi="ˎ̥" w:hint="eastAsia"/>
              <w:sz w:val="24"/>
              <w:szCs w:val="24"/>
            </w:rPr>
          </w:rPrChange>
        </w:rPr>
        <w:t>、</w:t>
      </w:r>
      <w:r w:rsidRPr="009D3A67">
        <w:rPr>
          <w:rFonts w:hAnsi="ˎ̥"/>
          <w:sz w:val="24"/>
          <w:szCs w:val="24"/>
          <w:rPrChange w:id="424" w:author="Administrator" w:date="2014-08-05T16:54:00Z">
            <w:rPr>
              <w:rFonts w:hAnsi="ˎ̥"/>
              <w:sz w:val="24"/>
              <w:szCs w:val="24"/>
            </w:rPr>
          </w:rPrChange>
        </w:rPr>
        <w:t>管理科学与工程</w:t>
      </w:r>
      <w:r w:rsidRPr="009D3A67">
        <w:rPr>
          <w:rFonts w:hAnsi="ˎ̥" w:hint="eastAsia"/>
          <w:sz w:val="24"/>
          <w:szCs w:val="24"/>
          <w:rPrChange w:id="425" w:author="Administrator" w:date="2014-08-05T16:54:00Z">
            <w:rPr>
              <w:rFonts w:hAnsi="ˎ̥" w:hint="eastAsia"/>
              <w:sz w:val="24"/>
              <w:szCs w:val="24"/>
            </w:rPr>
          </w:rPrChange>
        </w:rPr>
        <w:t>、工商管理、</w:t>
      </w:r>
      <w:r w:rsidRPr="009D3A67">
        <w:rPr>
          <w:rFonts w:hAnsi="ˎ̥"/>
          <w:sz w:val="24"/>
          <w:szCs w:val="24"/>
          <w:rPrChange w:id="426" w:author="Administrator" w:date="2014-08-05T16:54:00Z">
            <w:rPr>
              <w:rFonts w:hAnsi="ˎ̥"/>
              <w:sz w:val="24"/>
              <w:szCs w:val="24"/>
            </w:rPr>
          </w:rPrChange>
        </w:rPr>
        <w:t>公共管理</w:t>
      </w:r>
      <w:r w:rsidRPr="009D3A67">
        <w:rPr>
          <w:rFonts w:hAnsi="ˎ̥" w:hint="eastAsia"/>
          <w:sz w:val="24"/>
          <w:szCs w:val="24"/>
          <w:rPrChange w:id="427" w:author="Administrator" w:date="2014-08-05T16:54:00Z">
            <w:rPr>
              <w:rFonts w:hAnsi="ˎ̥" w:hint="eastAsia"/>
              <w:sz w:val="24"/>
              <w:szCs w:val="24"/>
            </w:rPr>
          </w:rPrChange>
        </w:rPr>
        <w:t>等</w:t>
      </w:r>
      <w:r w:rsidRPr="009D3A67">
        <w:rPr>
          <w:rFonts w:ascii="Times New Roman" w:hAnsi="Times New Roman"/>
          <w:sz w:val="24"/>
          <w:szCs w:val="24"/>
          <w:rPrChange w:id="428" w:author="Administrator" w:date="2014-08-05T16:54:00Z">
            <w:rPr>
              <w:rFonts w:ascii="Times New Roman" w:hAnsi="Times New Roman"/>
              <w:sz w:val="24"/>
              <w:szCs w:val="24"/>
            </w:rPr>
          </w:rPrChange>
        </w:rPr>
        <w:t>16</w:t>
      </w:r>
      <w:r w:rsidRPr="009D3A67">
        <w:rPr>
          <w:rFonts w:ascii="Times New Roman" w:hAnsi="ˎ̥" w:hint="eastAsia"/>
          <w:sz w:val="24"/>
          <w:szCs w:val="24"/>
          <w:rPrChange w:id="429" w:author="Administrator" w:date="2014-08-05T16:54:00Z">
            <w:rPr>
              <w:rFonts w:ascii="Times New Roman" w:hAnsi="ˎ̥" w:hint="eastAsia"/>
              <w:sz w:val="24"/>
              <w:szCs w:val="24"/>
            </w:rPr>
          </w:rPrChange>
        </w:rPr>
        <w:t>个一级学科的若干重点</w:t>
      </w:r>
      <w:r w:rsidRPr="009D3A67">
        <w:rPr>
          <w:rFonts w:ascii="Times New Roman" w:hAnsi="Times New Roman" w:hint="eastAsia"/>
          <w:sz w:val="24"/>
          <w:szCs w:val="24"/>
          <w:rPrChange w:id="430" w:author="Administrator" w:date="2014-08-05T16:54:00Z">
            <w:rPr>
              <w:rFonts w:ascii="Times New Roman" w:hAnsi="Times New Roman" w:hint="eastAsia"/>
              <w:sz w:val="24"/>
              <w:szCs w:val="24"/>
            </w:rPr>
          </w:rPrChange>
        </w:rPr>
        <w:t>方向</w:t>
      </w:r>
      <w:r w:rsidRPr="009D3A67">
        <w:rPr>
          <w:rFonts w:ascii="Times New Roman" w:hAnsi="ˎ̥" w:hint="eastAsia"/>
          <w:sz w:val="24"/>
          <w:szCs w:val="24"/>
          <w:rPrChange w:id="431" w:author="Administrator" w:date="2014-08-05T16:54:00Z">
            <w:rPr>
              <w:rFonts w:ascii="Times New Roman" w:hAnsi="ˎ̥" w:hint="eastAsia"/>
              <w:sz w:val="24"/>
              <w:szCs w:val="24"/>
            </w:rPr>
          </w:rPrChange>
        </w:rPr>
        <w:t>。</w:t>
      </w:r>
    </w:p>
    <w:p w:rsidR="00000000" w:rsidRPr="009D3A67" w:rsidRDefault="00F80C10" w:rsidP="009D3A67">
      <w:pPr>
        <w:pStyle w:val="a5"/>
        <w:spacing w:beforeLines="30" w:line="312" w:lineRule="auto"/>
        <w:ind w:firstLine="480"/>
        <w:rPr>
          <w:rFonts w:ascii="Times New Roman" w:hAnsi="Times New Roman"/>
          <w:sz w:val="24"/>
          <w:szCs w:val="24"/>
          <w:rPrChange w:id="432" w:author="Administrator" w:date="2014-08-05T16:54:00Z">
            <w:rPr>
              <w:rFonts w:ascii="Times New Roman" w:hAnsi="Times New Roman"/>
              <w:sz w:val="24"/>
              <w:szCs w:val="24"/>
            </w:rPr>
          </w:rPrChange>
        </w:rPr>
        <w:pPrChange w:id="433" w:author="Administrator" w:date="2014-08-05T16:54:00Z">
          <w:pPr>
            <w:pStyle w:val="a5"/>
            <w:spacing w:beforeLines="30" w:line="312" w:lineRule="auto"/>
            <w:ind w:firstLine="480"/>
          </w:pPr>
        </w:pPrChange>
      </w:pPr>
      <w:r w:rsidRPr="009D3A67">
        <w:rPr>
          <w:rFonts w:ascii="Times New Roman" w:hAnsi="Times New Roman" w:hint="eastAsia"/>
          <w:sz w:val="24"/>
          <w:szCs w:val="24"/>
          <w:rPrChange w:id="434" w:author="Administrator" w:date="2014-08-05T16:54:00Z">
            <w:rPr>
              <w:rFonts w:ascii="Times New Roman" w:hAnsi="Times New Roman" w:hint="eastAsia"/>
              <w:sz w:val="24"/>
              <w:szCs w:val="24"/>
            </w:rPr>
          </w:rPrChange>
        </w:rPr>
        <w:t>依据规划的重点学科方向和学院综合发展情况，将按计划分步启动资源与环境经济学、科学教育、地理信息科学、通信工程、物联网工程、软件工程、数字媒体技术、空间信息与数字技术、导航工程、全球健康学、护理学、信息管理与信息系统、工程管理、公共事业管理、电子商务、旅游管理、空间信息工程与管理、水利信息化工程等专业的筹备、建设工作，并组织举办成熟专业的专培自考、定向（单）培养、网络教育等教育培训活动。同时，按照《普通高等学校本科专业目录（</w:t>
      </w:r>
      <w:r w:rsidRPr="009D3A67">
        <w:rPr>
          <w:rFonts w:ascii="Times New Roman" w:hAnsi="Times New Roman"/>
          <w:sz w:val="24"/>
          <w:szCs w:val="24"/>
          <w:rPrChange w:id="435" w:author="Administrator" w:date="2014-08-05T16:54:00Z">
            <w:rPr>
              <w:rFonts w:ascii="Times New Roman" w:hAnsi="Times New Roman"/>
              <w:sz w:val="24"/>
              <w:szCs w:val="24"/>
            </w:rPr>
          </w:rPrChange>
        </w:rPr>
        <w:t>2012</w:t>
      </w:r>
      <w:r w:rsidRPr="009D3A67">
        <w:rPr>
          <w:rFonts w:ascii="Times New Roman" w:hAnsi="Times New Roman" w:hint="eastAsia"/>
          <w:sz w:val="24"/>
          <w:szCs w:val="24"/>
          <w:rPrChange w:id="436" w:author="Administrator" w:date="2014-08-05T16:54:00Z">
            <w:rPr>
              <w:rFonts w:ascii="Times New Roman" w:hAnsi="Times New Roman" w:hint="eastAsia"/>
              <w:sz w:val="24"/>
              <w:szCs w:val="24"/>
            </w:rPr>
          </w:rPrChange>
        </w:rPr>
        <w:t>年）》，适时与</w:t>
      </w:r>
      <w:r w:rsidRPr="009D3A67">
        <w:rPr>
          <w:rFonts w:ascii="Times New Roman" w:hAnsi="Times New Roman"/>
          <w:sz w:val="24"/>
          <w:szCs w:val="24"/>
          <w:rPrChange w:id="437" w:author="Administrator" w:date="2014-08-05T16:54:00Z">
            <w:rPr>
              <w:rFonts w:ascii="Times New Roman" w:hAnsi="Times New Roman"/>
              <w:sz w:val="24"/>
              <w:szCs w:val="24"/>
            </w:rPr>
          </w:rPrChange>
        </w:rPr>
        <w:t>BUCA</w:t>
      </w:r>
      <w:r w:rsidRPr="009D3A67">
        <w:rPr>
          <w:rFonts w:ascii="Times New Roman" w:hAnsi="Times New Roman" w:hint="eastAsia"/>
          <w:sz w:val="24"/>
          <w:szCs w:val="24"/>
          <w:rPrChange w:id="438" w:author="Administrator" w:date="2014-08-05T16:54:00Z">
            <w:rPr>
              <w:rFonts w:ascii="Times New Roman" w:hAnsi="Times New Roman" w:hint="eastAsia"/>
              <w:sz w:val="24"/>
              <w:szCs w:val="24"/>
            </w:rPr>
          </w:rPrChange>
        </w:rPr>
        <w:t>及其他优势高校合作申报本（专）科专业。</w:t>
      </w:r>
    </w:p>
    <w:p w:rsidR="00300C06" w:rsidRPr="009D3A67" w:rsidRDefault="00F80C10" w:rsidP="008C4636">
      <w:pPr>
        <w:pStyle w:val="a5"/>
        <w:spacing w:line="312" w:lineRule="auto"/>
        <w:ind w:firstLineChars="0" w:firstLine="0"/>
        <w:jc w:val="center"/>
        <w:rPr>
          <w:rFonts w:ascii="Times New Roman" w:hAnsi="ˎ̥"/>
          <w:b/>
          <w:sz w:val="24"/>
          <w:szCs w:val="24"/>
          <w:rPrChange w:id="439" w:author="Administrator" w:date="2014-08-05T16:54:00Z">
            <w:rPr>
              <w:rFonts w:ascii="Times New Roman" w:hAnsi="ˎ̥"/>
              <w:b/>
              <w:sz w:val="24"/>
              <w:szCs w:val="24"/>
            </w:rPr>
          </w:rPrChange>
        </w:rPr>
      </w:pPr>
      <w:r w:rsidRPr="009D3A67">
        <w:rPr>
          <w:rFonts w:ascii="Times New Roman" w:hAnsi="ˎ̥" w:hint="eastAsia"/>
          <w:b/>
          <w:sz w:val="24"/>
          <w:szCs w:val="24"/>
          <w:rPrChange w:id="440" w:author="Administrator" w:date="2014-08-05T16:54:00Z">
            <w:rPr>
              <w:rFonts w:ascii="Times New Roman" w:hAnsi="ˎ̥" w:hint="eastAsia"/>
              <w:b/>
              <w:sz w:val="24"/>
              <w:szCs w:val="24"/>
            </w:rPr>
          </w:rPrChange>
        </w:rPr>
        <w:t>学院拟建重点学科方向一览表</w:t>
      </w:r>
    </w:p>
    <w:tbl>
      <w:tblPr>
        <w:tblW w:w="0" w:type="auto"/>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4"/>
        <w:gridCol w:w="3254"/>
        <w:gridCol w:w="3036"/>
      </w:tblGrid>
      <w:tr w:rsidR="00FF4047" w:rsidRPr="009D3A67">
        <w:trPr>
          <w:jc w:val="center"/>
        </w:trPr>
        <w:tc>
          <w:tcPr>
            <w:tcW w:w="1224" w:type="dxa"/>
            <w:vAlign w:val="center"/>
          </w:tcPr>
          <w:p w:rsidR="00FF4047" w:rsidRPr="009D3A67" w:rsidRDefault="00F80C10" w:rsidP="00300C06">
            <w:pPr>
              <w:widowControl/>
              <w:snapToGrid w:val="0"/>
              <w:jc w:val="center"/>
              <w:rPr>
                <w:rFonts w:cs="宋体"/>
                <w:b/>
                <w:bCs/>
                <w:color w:val="000000"/>
                <w:kern w:val="0"/>
                <w:sz w:val="24"/>
                <w:rPrChange w:id="441" w:author="Administrator" w:date="2014-08-05T16:54:00Z">
                  <w:rPr>
                    <w:rFonts w:cs="宋体"/>
                    <w:b/>
                    <w:bCs/>
                    <w:color w:val="000000"/>
                    <w:kern w:val="0"/>
                    <w:sz w:val="24"/>
                  </w:rPr>
                </w:rPrChange>
              </w:rPr>
            </w:pPr>
            <w:r w:rsidRPr="009D3A67">
              <w:rPr>
                <w:rFonts w:cs="宋体" w:hint="eastAsia"/>
                <w:b/>
                <w:bCs/>
                <w:color w:val="000000"/>
                <w:kern w:val="0"/>
                <w:sz w:val="24"/>
                <w:rPrChange w:id="442" w:author="Administrator" w:date="2014-08-05T16:54:00Z">
                  <w:rPr>
                    <w:rFonts w:ascii="Calibri" w:hAnsi="Calibri" w:cs="宋体" w:hint="eastAsia"/>
                    <w:b/>
                    <w:bCs/>
                    <w:color w:val="000000"/>
                    <w:kern w:val="0"/>
                    <w:sz w:val="24"/>
                    <w:szCs w:val="22"/>
                  </w:rPr>
                </w:rPrChange>
              </w:rPr>
              <w:t>学科门类</w:t>
            </w:r>
          </w:p>
        </w:tc>
        <w:tc>
          <w:tcPr>
            <w:tcW w:w="3254" w:type="dxa"/>
            <w:vAlign w:val="center"/>
          </w:tcPr>
          <w:p w:rsidR="00DC51C1" w:rsidRPr="009D3A67" w:rsidRDefault="00F80C10" w:rsidP="00DC51C1">
            <w:pPr>
              <w:widowControl/>
              <w:snapToGrid w:val="0"/>
              <w:spacing w:before="100" w:beforeAutospacing="1" w:after="100" w:afterAutospacing="1"/>
              <w:jc w:val="center"/>
              <w:rPr>
                <w:rFonts w:cs="宋体"/>
                <w:b/>
                <w:bCs/>
                <w:color w:val="000000"/>
                <w:kern w:val="0"/>
                <w:sz w:val="24"/>
                <w:rPrChange w:id="443" w:author="Administrator" w:date="2014-08-05T16:54:00Z">
                  <w:rPr>
                    <w:rFonts w:ascii="宋体" w:hAnsi="宋体" w:cs="宋体"/>
                    <w:b/>
                    <w:bCs/>
                    <w:color w:val="000000"/>
                    <w:kern w:val="0"/>
                    <w:sz w:val="24"/>
                  </w:rPr>
                </w:rPrChange>
              </w:rPr>
            </w:pPr>
            <w:r w:rsidRPr="009D3A67">
              <w:rPr>
                <w:rFonts w:cs="宋体" w:hint="eastAsia"/>
                <w:b/>
                <w:bCs/>
                <w:color w:val="000000"/>
                <w:kern w:val="0"/>
                <w:sz w:val="24"/>
                <w:rPrChange w:id="444" w:author="Administrator" w:date="2014-08-05T16:54:00Z">
                  <w:rPr>
                    <w:rFonts w:ascii="Calibri" w:hAnsi="Calibri" w:cs="宋体" w:hint="eastAsia"/>
                    <w:b/>
                    <w:bCs/>
                    <w:color w:val="000000"/>
                    <w:kern w:val="0"/>
                    <w:sz w:val="24"/>
                    <w:szCs w:val="22"/>
                  </w:rPr>
                </w:rPrChange>
              </w:rPr>
              <w:t>一级学科</w:t>
            </w:r>
          </w:p>
          <w:p w:rsidR="00FF4047" w:rsidRPr="009D3A67" w:rsidRDefault="00F80C10" w:rsidP="00E979BC">
            <w:pPr>
              <w:widowControl/>
              <w:snapToGrid w:val="0"/>
              <w:spacing w:before="100" w:beforeAutospacing="1" w:after="100" w:afterAutospacing="1"/>
              <w:jc w:val="center"/>
              <w:rPr>
                <w:rFonts w:cs="宋体"/>
                <w:b/>
                <w:bCs/>
                <w:color w:val="000000"/>
                <w:kern w:val="0"/>
                <w:sz w:val="24"/>
                <w:rPrChange w:id="445" w:author="Administrator" w:date="2014-08-05T16:54:00Z">
                  <w:rPr>
                    <w:rFonts w:ascii="宋体" w:hAnsi="宋体" w:cs="宋体"/>
                    <w:b/>
                    <w:bCs/>
                    <w:color w:val="000000"/>
                    <w:kern w:val="0"/>
                    <w:sz w:val="24"/>
                  </w:rPr>
                </w:rPrChange>
              </w:rPr>
            </w:pPr>
            <w:r w:rsidRPr="009D3A67">
              <w:rPr>
                <w:rFonts w:eastAsia="楷体" w:hAnsi="楷体" w:cs="宋体" w:hint="eastAsia"/>
                <w:color w:val="000000"/>
                <w:kern w:val="0"/>
                <w:sz w:val="24"/>
                <w:rPrChange w:id="446" w:author="Administrator" w:date="2014-08-05T16:54:00Z">
                  <w:rPr>
                    <w:rFonts w:ascii="Calibri" w:eastAsia="楷体" w:hAnsi="楷体" w:cs="宋体" w:hint="eastAsia"/>
                    <w:color w:val="000000"/>
                    <w:kern w:val="0"/>
                    <w:szCs w:val="21"/>
                  </w:rPr>
                </w:rPrChange>
              </w:rPr>
              <w:t>（</w:t>
            </w:r>
            <w:r w:rsidRPr="009D3A67">
              <w:rPr>
                <w:rFonts w:eastAsia="楷体" w:cs="宋体"/>
                <w:color w:val="000000"/>
                <w:kern w:val="0"/>
                <w:sz w:val="24"/>
                <w:rPrChange w:id="447" w:author="Administrator" w:date="2014-08-05T16:54:00Z">
                  <w:rPr>
                    <w:rFonts w:ascii="Calibri" w:eastAsia="楷体" w:hAnsi="Calibri" w:cs="宋体"/>
                    <w:color w:val="000000"/>
                    <w:kern w:val="0"/>
                    <w:szCs w:val="21"/>
                  </w:rPr>
                </w:rPrChange>
              </w:rPr>
              <w:t>BUCA</w:t>
            </w:r>
            <w:r w:rsidRPr="009D3A67">
              <w:rPr>
                <w:rFonts w:eastAsia="楷体" w:hAnsi="楷体" w:cs="宋体" w:hint="eastAsia"/>
                <w:color w:val="000000"/>
                <w:kern w:val="0"/>
                <w:sz w:val="24"/>
                <w:rPrChange w:id="448" w:author="Administrator" w:date="2014-08-05T16:54:00Z">
                  <w:rPr>
                    <w:rFonts w:ascii="Calibri" w:eastAsia="楷体" w:hAnsi="楷体" w:cs="宋体" w:hint="eastAsia"/>
                    <w:color w:val="000000"/>
                    <w:kern w:val="0"/>
                    <w:szCs w:val="21"/>
                  </w:rPr>
                </w:rPrChange>
              </w:rPr>
              <w:t>高校全国排名）</w:t>
            </w:r>
            <w:r w:rsidRPr="009D3A67">
              <w:rPr>
                <w:rFonts w:eastAsia="楷体" w:cs="宋体"/>
                <w:color w:val="000000"/>
                <w:kern w:val="0"/>
                <w:sz w:val="24"/>
                <w:rPrChange w:id="449" w:author="Administrator" w:date="2014-08-05T16:54:00Z">
                  <w:rPr>
                    <w:rFonts w:ascii="Calibri" w:eastAsia="楷体" w:hAnsi="Calibri" w:cs="宋体"/>
                    <w:color w:val="000000"/>
                    <w:kern w:val="0"/>
                    <w:szCs w:val="21"/>
                  </w:rPr>
                </w:rPrChange>
              </w:rPr>
              <w:t>*</w:t>
            </w:r>
          </w:p>
        </w:tc>
        <w:tc>
          <w:tcPr>
            <w:tcW w:w="3036" w:type="dxa"/>
            <w:vAlign w:val="center"/>
          </w:tcPr>
          <w:p w:rsidR="00FF4047" w:rsidRPr="009D3A67" w:rsidRDefault="00F80C10" w:rsidP="00300C06">
            <w:pPr>
              <w:widowControl/>
              <w:snapToGrid w:val="0"/>
              <w:spacing w:before="100" w:beforeAutospacing="1" w:after="100" w:afterAutospacing="1"/>
              <w:jc w:val="center"/>
              <w:rPr>
                <w:rFonts w:cs="宋体"/>
                <w:b/>
                <w:bCs/>
                <w:color w:val="000000"/>
                <w:kern w:val="0"/>
                <w:sz w:val="24"/>
                <w:rPrChange w:id="450" w:author="Administrator" w:date="2014-08-05T16:54:00Z">
                  <w:rPr>
                    <w:rFonts w:ascii="宋体" w:hAnsi="宋体" w:cs="宋体"/>
                    <w:b/>
                    <w:bCs/>
                    <w:color w:val="000000"/>
                    <w:kern w:val="0"/>
                    <w:sz w:val="24"/>
                  </w:rPr>
                </w:rPrChange>
              </w:rPr>
            </w:pPr>
            <w:r w:rsidRPr="009D3A67">
              <w:rPr>
                <w:rFonts w:cs="宋体" w:hint="eastAsia"/>
                <w:b/>
                <w:bCs/>
                <w:color w:val="000000"/>
                <w:kern w:val="0"/>
                <w:sz w:val="24"/>
                <w:rPrChange w:id="451" w:author="Administrator" w:date="2014-08-05T16:54:00Z">
                  <w:rPr>
                    <w:rFonts w:ascii="Calibri" w:hAnsi="Calibri" w:cs="宋体" w:hint="eastAsia"/>
                    <w:b/>
                    <w:bCs/>
                    <w:color w:val="000000"/>
                    <w:kern w:val="0"/>
                    <w:sz w:val="24"/>
                    <w:szCs w:val="22"/>
                  </w:rPr>
                </w:rPrChange>
              </w:rPr>
              <w:t>重点学科方向</w:t>
            </w:r>
          </w:p>
        </w:tc>
      </w:tr>
      <w:tr w:rsidR="00FF4047" w:rsidRPr="009D3A67">
        <w:trPr>
          <w:jc w:val="center"/>
        </w:trPr>
        <w:tc>
          <w:tcPr>
            <w:tcW w:w="1224" w:type="dxa"/>
            <w:vMerge w:val="restart"/>
            <w:vAlign w:val="center"/>
          </w:tcPr>
          <w:p w:rsidR="00FF4047" w:rsidRPr="009D3A67" w:rsidRDefault="00F80C10" w:rsidP="00300C06">
            <w:pPr>
              <w:widowControl/>
              <w:snapToGrid w:val="0"/>
              <w:spacing w:before="100" w:beforeAutospacing="1" w:after="100" w:afterAutospacing="1"/>
              <w:jc w:val="center"/>
              <w:rPr>
                <w:rFonts w:cs="宋体"/>
                <w:bCs/>
                <w:color w:val="000000"/>
                <w:kern w:val="0"/>
                <w:sz w:val="24"/>
                <w:rPrChange w:id="452" w:author="Administrator" w:date="2014-08-05T16:54:00Z">
                  <w:rPr>
                    <w:rFonts w:ascii="宋体" w:hAnsi="宋体" w:cs="宋体"/>
                    <w:bCs/>
                    <w:color w:val="000000"/>
                    <w:kern w:val="0"/>
                    <w:sz w:val="24"/>
                  </w:rPr>
                </w:rPrChange>
              </w:rPr>
            </w:pPr>
            <w:r w:rsidRPr="009D3A67">
              <w:rPr>
                <w:rFonts w:cs="宋体"/>
                <w:bCs/>
                <w:color w:val="000000"/>
                <w:kern w:val="0"/>
                <w:sz w:val="24"/>
                <w:rPrChange w:id="453" w:author="Administrator" w:date="2014-08-05T16:54:00Z">
                  <w:rPr>
                    <w:rFonts w:ascii="Calibri" w:hAnsi="Calibri" w:cs="宋体"/>
                    <w:bCs/>
                    <w:color w:val="000000"/>
                    <w:kern w:val="0"/>
                    <w:sz w:val="24"/>
                    <w:szCs w:val="22"/>
                  </w:rPr>
                </w:rPrChange>
              </w:rPr>
              <w:t>02</w:t>
            </w:r>
            <w:r w:rsidRPr="009D3A67">
              <w:rPr>
                <w:rFonts w:cs="宋体" w:hint="eastAsia"/>
                <w:bCs/>
                <w:color w:val="000000"/>
                <w:kern w:val="0"/>
                <w:sz w:val="24"/>
                <w:rPrChange w:id="454" w:author="Administrator" w:date="2014-08-05T16:54:00Z">
                  <w:rPr>
                    <w:rFonts w:ascii="Calibri" w:hAnsi="Calibri" w:cs="宋体" w:hint="eastAsia"/>
                    <w:bCs/>
                    <w:color w:val="000000"/>
                    <w:kern w:val="0"/>
                    <w:sz w:val="24"/>
                    <w:szCs w:val="22"/>
                  </w:rPr>
                </w:rPrChange>
              </w:rPr>
              <w:t>经济学</w:t>
            </w:r>
          </w:p>
        </w:tc>
        <w:tc>
          <w:tcPr>
            <w:tcW w:w="3254" w:type="dxa"/>
            <w:vMerge w:val="restart"/>
            <w:vAlign w:val="center"/>
          </w:tcPr>
          <w:p w:rsidR="00DC51C1" w:rsidRPr="009D3A67" w:rsidRDefault="00F80C10" w:rsidP="00DC51C1">
            <w:pPr>
              <w:widowControl/>
              <w:snapToGrid w:val="0"/>
              <w:spacing w:before="100" w:beforeAutospacing="1" w:after="100" w:afterAutospacing="1"/>
              <w:rPr>
                <w:rFonts w:cs="宋体"/>
                <w:color w:val="000000"/>
                <w:kern w:val="0"/>
                <w:sz w:val="24"/>
                <w:rPrChange w:id="455" w:author="Administrator" w:date="2014-08-05T16:54:00Z">
                  <w:rPr>
                    <w:rFonts w:ascii="宋体" w:hAnsi="宋体" w:cs="宋体"/>
                    <w:color w:val="000000"/>
                    <w:kern w:val="0"/>
                    <w:sz w:val="24"/>
                  </w:rPr>
                </w:rPrChange>
              </w:rPr>
            </w:pPr>
            <w:r w:rsidRPr="009D3A67">
              <w:rPr>
                <w:rFonts w:cs="宋体"/>
                <w:color w:val="000000"/>
                <w:kern w:val="0"/>
                <w:sz w:val="24"/>
                <w:rPrChange w:id="456" w:author="Administrator" w:date="2014-08-05T16:54:00Z">
                  <w:rPr>
                    <w:rFonts w:ascii="Calibri" w:hAnsi="Calibri" w:cs="宋体"/>
                    <w:color w:val="000000"/>
                    <w:kern w:val="0"/>
                    <w:sz w:val="24"/>
                    <w:szCs w:val="22"/>
                  </w:rPr>
                </w:rPrChange>
              </w:rPr>
              <w:t>0202</w:t>
            </w:r>
            <w:r w:rsidRPr="009D3A67">
              <w:rPr>
                <w:rFonts w:cs="宋体" w:hint="eastAsia"/>
                <w:color w:val="000000"/>
                <w:kern w:val="0"/>
                <w:sz w:val="24"/>
                <w:rPrChange w:id="457" w:author="Administrator" w:date="2014-08-05T16:54:00Z">
                  <w:rPr>
                    <w:rFonts w:ascii="Calibri" w:hAnsi="Calibri" w:cs="宋体" w:hint="eastAsia"/>
                    <w:color w:val="000000"/>
                    <w:kern w:val="0"/>
                    <w:sz w:val="24"/>
                    <w:szCs w:val="22"/>
                  </w:rPr>
                </w:rPrChange>
              </w:rPr>
              <w:t>应用经济学</w:t>
            </w:r>
          </w:p>
          <w:p w:rsidR="00FF4047" w:rsidRPr="009D3A67" w:rsidRDefault="00F80C10" w:rsidP="00E979BC">
            <w:pPr>
              <w:widowControl/>
              <w:snapToGrid w:val="0"/>
              <w:spacing w:before="100" w:beforeAutospacing="1" w:after="100" w:afterAutospacing="1"/>
              <w:jc w:val="left"/>
              <w:rPr>
                <w:rFonts w:cs="宋体"/>
                <w:color w:val="000000"/>
                <w:kern w:val="0"/>
                <w:sz w:val="24"/>
                <w:rPrChange w:id="458" w:author="Administrator" w:date="2014-08-05T16:54:00Z">
                  <w:rPr>
                    <w:rFonts w:ascii="宋体" w:hAnsi="宋体" w:cs="宋体"/>
                    <w:color w:val="000000"/>
                    <w:kern w:val="0"/>
                    <w:sz w:val="24"/>
                    <w:szCs w:val="21"/>
                  </w:rPr>
                </w:rPrChange>
              </w:rPr>
            </w:pPr>
            <w:r w:rsidRPr="009D3A67">
              <w:rPr>
                <w:rFonts w:eastAsia="楷体" w:hAnsi="楷体" w:cs="宋体" w:hint="eastAsia"/>
                <w:color w:val="000000"/>
                <w:kern w:val="0"/>
                <w:sz w:val="24"/>
                <w:rPrChange w:id="459"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460" w:author="Administrator" w:date="2014-08-05T16:54:00Z">
                  <w:rPr>
                    <w:rFonts w:ascii="Calibri" w:eastAsia="楷体" w:hAnsi="楷体" w:cs="宋体"/>
                    <w:color w:val="000000"/>
                    <w:kern w:val="0"/>
                    <w:szCs w:val="21"/>
                  </w:rPr>
                </w:rPrChange>
              </w:rPr>
              <w:t>2</w:t>
            </w:r>
            <w:r w:rsidRPr="009D3A67">
              <w:rPr>
                <w:rFonts w:eastAsia="楷体" w:hAnsi="楷体" w:cs="宋体" w:hint="eastAsia"/>
                <w:color w:val="000000"/>
                <w:kern w:val="0"/>
                <w:sz w:val="24"/>
                <w:rPrChange w:id="461"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spacing w:before="100" w:beforeAutospacing="1" w:after="100" w:afterAutospacing="1"/>
              <w:rPr>
                <w:rFonts w:cs="宋体"/>
                <w:bCs/>
                <w:color w:val="000000"/>
                <w:kern w:val="0"/>
                <w:sz w:val="24"/>
                <w:rPrChange w:id="462" w:author="Administrator" w:date="2014-08-05T16:54:00Z">
                  <w:rPr>
                    <w:rFonts w:ascii="宋体" w:hAnsi="宋体" w:cs="宋体"/>
                    <w:bCs/>
                    <w:color w:val="000000"/>
                    <w:kern w:val="0"/>
                    <w:sz w:val="24"/>
                  </w:rPr>
                </w:rPrChange>
              </w:rPr>
            </w:pPr>
            <w:r w:rsidRPr="009D3A67">
              <w:rPr>
                <w:rFonts w:cs="宋体" w:hint="eastAsia"/>
                <w:bCs/>
                <w:color w:val="000000"/>
                <w:kern w:val="0"/>
                <w:sz w:val="24"/>
                <w:rPrChange w:id="463" w:author="Administrator" w:date="2014-08-05T16:54:00Z">
                  <w:rPr>
                    <w:rFonts w:ascii="Calibri" w:hAnsi="Calibri" w:cs="宋体" w:hint="eastAsia"/>
                    <w:bCs/>
                    <w:color w:val="000000"/>
                    <w:kern w:val="0"/>
                    <w:sz w:val="24"/>
                    <w:szCs w:val="22"/>
                  </w:rPr>
                </w:rPrChange>
              </w:rPr>
              <w:t>资源与环境经济学</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464"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465"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bCs/>
                <w:color w:val="000000"/>
                <w:kern w:val="0"/>
                <w:sz w:val="24"/>
                <w:rPrChange w:id="466" w:author="Administrator" w:date="2014-08-05T16:54:00Z">
                  <w:rPr>
                    <w:rFonts w:cs="宋体"/>
                    <w:bCs/>
                    <w:color w:val="000000"/>
                    <w:kern w:val="0"/>
                    <w:sz w:val="24"/>
                  </w:rPr>
                </w:rPrChange>
              </w:rPr>
            </w:pPr>
            <w:r w:rsidRPr="009D3A67">
              <w:rPr>
                <w:rFonts w:cs="宋体" w:hint="eastAsia"/>
                <w:bCs/>
                <w:color w:val="000000"/>
                <w:kern w:val="0"/>
                <w:sz w:val="24"/>
                <w:rPrChange w:id="467" w:author="Administrator" w:date="2014-08-05T16:54:00Z">
                  <w:rPr>
                    <w:rFonts w:ascii="Calibri" w:hAnsi="Calibri" w:cs="宋体" w:hint="eastAsia"/>
                    <w:bCs/>
                    <w:color w:val="000000"/>
                    <w:kern w:val="0"/>
                    <w:sz w:val="24"/>
                    <w:szCs w:val="22"/>
                  </w:rPr>
                </w:rPrChange>
              </w:rPr>
              <w:t>数字经济</w:t>
            </w:r>
          </w:p>
        </w:tc>
      </w:tr>
      <w:tr w:rsidR="00FF4047" w:rsidRPr="009D3A67">
        <w:trPr>
          <w:jc w:val="center"/>
        </w:trPr>
        <w:tc>
          <w:tcPr>
            <w:tcW w:w="1224" w:type="dxa"/>
            <w:vMerge w:val="restart"/>
            <w:vAlign w:val="center"/>
          </w:tcPr>
          <w:p w:rsidR="00FF4047" w:rsidRPr="009D3A67" w:rsidRDefault="00F80C10" w:rsidP="00300C06">
            <w:pPr>
              <w:widowControl/>
              <w:snapToGrid w:val="0"/>
              <w:jc w:val="center"/>
              <w:rPr>
                <w:rFonts w:cs="宋体"/>
                <w:bCs/>
                <w:color w:val="000000"/>
                <w:kern w:val="0"/>
                <w:sz w:val="24"/>
                <w:rPrChange w:id="468" w:author="Administrator" w:date="2014-08-05T16:54:00Z">
                  <w:rPr>
                    <w:rFonts w:cs="宋体"/>
                    <w:bCs/>
                    <w:color w:val="000000"/>
                    <w:kern w:val="0"/>
                    <w:sz w:val="24"/>
                  </w:rPr>
                </w:rPrChange>
              </w:rPr>
            </w:pPr>
            <w:r w:rsidRPr="009D3A67">
              <w:rPr>
                <w:rFonts w:cs="宋体"/>
                <w:bCs/>
                <w:color w:val="000000"/>
                <w:kern w:val="0"/>
                <w:sz w:val="24"/>
                <w:rPrChange w:id="469" w:author="Administrator" w:date="2014-08-05T16:54:00Z">
                  <w:rPr>
                    <w:rFonts w:ascii="Calibri" w:hAnsi="Calibri" w:cs="宋体"/>
                    <w:bCs/>
                    <w:color w:val="000000"/>
                    <w:kern w:val="0"/>
                    <w:sz w:val="24"/>
                    <w:szCs w:val="22"/>
                  </w:rPr>
                </w:rPrChange>
              </w:rPr>
              <w:t>04</w:t>
            </w:r>
            <w:r w:rsidRPr="009D3A67">
              <w:rPr>
                <w:rFonts w:cs="宋体" w:hint="eastAsia"/>
                <w:bCs/>
                <w:color w:val="000000"/>
                <w:kern w:val="0"/>
                <w:sz w:val="24"/>
                <w:rPrChange w:id="470" w:author="Administrator" w:date="2014-08-05T16:54:00Z">
                  <w:rPr>
                    <w:rFonts w:ascii="Calibri" w:hAnsi="Calibri" w:cs="宋体" w:hint="eastAsia"/>
                    <w:bCs/>
                    <w:color w:val="000000"/>
                    <w:kern w:val="0"/>
                    <w:sz w:val="24"/>
                    <w:szCs w:val="22"/>
                  </w:rPr>
                </w:rPrChange>
              </w:rPr>
              <w:t>教育学</w:t>
            </w:r>
          </w:p>
        </w:tc>
        <w:tc>
          <w:tcPr>
            <w:tcW w:w="3254" w:type="dxa"/>
            <w:vMerge w:val="restart"/>
            <w:vAlign w:val="center"/>
          </w:tcPr>
          <w:p w:rsidR="00DC51C1" w:rsidRPr="009D3A67" w:rsidRDefault="00F80C10" w:rsidP="00DC51C1">
            <w:pPr>
              <w:widowControl/>
              <w:snapToGrid w:val="0"/>
              <w:rPr>
                <w:rFonts w:cs="宋体"/>
                <w:bCs/>
                <w:color w:val="000000"/>
                <w:kern w:val="0"/>
                <w:sz w:val="24"/>
                <w:rPrChange w:id="471" w:author="Administrator" w:date="2014-08-05T16:54:00Z">
                  <w:rPr>
                    <w:rFonts w:cs="宋体"/>
                    <w:bCs/>
                    <w:color w:val="000000"/>
                    <w:kern w:val="0"/>
                    <w:sz w:val="24"/>
                  </w:rPr>
                </w:rPrChange>
              </w:rPr>
            </w:pPr>
            <w:r w:rsidRPr="009D3A67">
              <w:rPr>
                <w:rFonts w:cs="宋体"/>
                <w:bCs/>
                <w:color w:val="000000"/>
                <w:kern w:val="0"/>
                <w:sz w:val="24"/>
                <w:rPrChange w:id="472" w:author="Administrator" w:date="2014-08-05T16:54:00Z">
                  <w:rPr>
                    <w:rFonts w:ascii="Calibri" w:hAnsi="Calibri" w:cs="宋体"/>
                    <w:bCs/>
                    <w:color w:val="000000"/>
                    <w:kern w:val="0"/>
                    <w:sz w:val="24"/>
                    <w:szCs w:val="22"/>
                  </w:rPr>
                </w:rPrChange>
              </w:rPr>
              <w:t>0401</w:t>
            </w:r>
            <w:r w:rsidRPr="009D3A67">
              <w:rPr>
                <w:rFonts w:cs="宋体" w:hint="eastAsia"/>
                <w:bCs/>
                <w:color w:val="000000"/>
                <w:kern w:val="0"/>
                <w:sz w:val="24"/>
                <w:rPrChange w:id="473" w:author="Administrator" w:date="2014-08-05T16:54:00Z">
                  <w:rPr>
                    <w:rFonts w:ascii="Calibri" w:hAnsi="Calibri" w:cs="宋体" w:hint="eastAsia"/>
                    <w:bCs/>
                    <w:color w:val="000000"/>
                    <w:kern w:val="0"/>
                    <w:sz w:val="24"/>
                    <w:szCs w:val="22"/>
                  </w:rPr>
                </w:rPrChange>
              </w:rPr>
              <w:t>教育学</w:t>
            </w:r>
          </w:p>
          <w:p w:rsidR="00FF4047" w:rsidRPr="009D3A67" w:rsidRDefault="00F80C10" w:rsidP="00E979BC">
            <w:pPr>
              <w:widowControl/>
              <w:snapToGrid w:val="0"/>
              <w:jc w:val="left"/>
              <w:rPr>
                <w:rFonts w:cs="宋体"/>
                <w:bCs/>
                <w:color w:val="000000"/>
                <w:kern w:val="0"/>
                <w:sz w:val="24"/>
                <w:rPrChange w:id="474" w:author="Administrator" w:date="2014-08-05T16:54:00Z">
                  <w:rPr>
                    <w:rFonts w:cs="宋体"/>
                    <w:bCs/>
                    <w:color w:val="000000"/>
                    <w:kern w:val="0"/>
                    <w:sz w:val="24"/>
                  </w:rPr>
                </w:rPrChange>
              </w:rPr>
            </w:pPr>
            <w:r w:rsidRPr="009D3A67">
              <w:rPr>
                <w:rFonts w:eastAsia="楷体" w:hAnsi="楷体" w:cs="宋体" w:hint="eastAsia"/>
                <w:color w:val="000000"/>
                <w:kern w:val="0"/>
                <w:sz w:val="24"/>
                <w:rPrChange w:id="475" w:author="Administrator" w:date="2014-08-05T16:54:00Z">
                  <w:rPr>
                    <w:rFonts w:ascii="Calibri" w:eastAsia="楷体" w:hAnsi="楷体" w:cs="宋体" w:hint="eastAsia"/>
                    <w:color w:val="000000"/>
                    <w:kern w:val="0"/>
                    <w:szCs w:val="21"/>
                  </w:rPr>
                </w:rPrChange>
              </w:rPr>
              <w:t>（北京师范大学</w:t>
            </w:r>
            <w:r w:rsidRPr="009D3A67">
              <w:rPr>
                <w:rFonts w:eastAsia="楷体" w:hAnsi="楷体" w:cs="宋体"/>
                <w:color w:val="000000"/>
                <w:kern w:val="0"/>
                <w:sz w:val="24"/>
                <w:rPrChange w:id="476"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477"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bCs/>
                <w:color w:val="000000"/>
                <w:kern w:val="0"/>
                <w:sz w:val="24"/>
                <w:rPrChange w:id="478" w:author="Administrator" w:date="2014-08-05T16:54:00Z">
                  <w:rPr>
                    <w:rFonts w:cs="宋体"/>
                    <w:bCs/>
                    <w:color w:val="000000"/>
                    <w:kern w:val="0"/>
                    <w:sz w:val="24"/>
                  </w:rPr>
                </w:rPrChange>
              </w:rPr>
            </w:pPr>
            <w:r w:rsidRPr="009D3A67">
              <w:rPr>
                <w:rFonts w:cs="宋体" w:hint="eastAsia"/>
                <w:bCs/>
                <w:color w:val="000000"/>
                <w:kern w:val="0"/>
                <w:sz w:val="24"/>
                <w:rPrChange w:id="479" w:author="Administrator" w:date="2014-08-05T16:54:00Z">
                  <w:rPr>
                    <w:rFonts w:ascii="Calibri" w:hAnsi="Calibri" w:cs="宋体" w:hint="eastAsia"/>
                    <w:bCs/>
                    <w:color w:val="000000"/>
                    <w:kern w:val="0"/>
                    <w:sz w:val="24"/>
                    <w:szCs w:val="22"/>
                  </w:rPr>
                </w:rPrChange>
              </w:rPr>
              <w:t>科学教育</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480"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bCs/>
                <w:color w:val="000000"/>
                <w:kern w:val="0"/>
                <w:sz w:val="24"/>
                <w:rPrChange w:id="481"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bCs/>
                <w:color w:val="000000"/>
                <w:kern w:val="0"/>
                <w:sz w:val="24"/>
                <w:rPrChange w:id="482" w:author="Administrator" w:date="2014-08-05T16:54:00Z">
                  <w:rPr>
                    <w:rFonts w:cs="宋体"/>
                    <w:bCs/>
                    <w:color w:val="000000"/>
                    <w:kern w:val="0"/>
                    <w:sz w:val="24"/>
                  </w:rPr>
                </w:rPrChange>
              </w:rPr>
            </w:pPr>
            <w:r w:rsidRPr="009D3A67">
              <w:rPr>
                <w:rFonts w:cs="宋体" w:hint="eastAsia"/>
                <w:bCs/>
                <w:color w:val="000000"/>
                <w:kern w:val="0"/>
                <w:sz w:val="24"/>
                <w:rPrChange w:id="483" w:author="Administrator" w:date="2014-08-05T16:54:00Z">
                  <w:rPr>
                    <w:rFonts w:ascii="Calibri" w:hAnsi="Calibri" w:cs="宋体" w:hint="eastAsia"/>
                    <w:bCs/>
                    <w:color w:val="000000"/>
                    <w:kern w:val="0"/>
                    <w:sz w:val="24"/>
                    <w:szCs w:val="22"/>
                  </w:rPr>
                </w:rPrChange>
              </w:rPr>
              <w:t>教育技术学</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484"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bCs/>
                <w:color w:val="000000"/>
                <w:kern w:val="0"/>
                <w:sz w:val="24"/>
                <w:rPrChange w:id="485" w:author="Administrator" w:date="2014-08-05T16:54:00Z">
                  <w:rPr>
                    <w:rFonts w:cs="宋体"/>
                    <w:bCs/>
                    <w:color w:val="000000"/>
                    <w:kern w:val="0"/>
                    <w:sz w:val="24"/>
                  </w:rPr>
                </w:rPrChange>
              </w:rPr>
            </w:pPr>
            <w:r w:rsidRPr="009D3A67">
              <w:rPr>
                <w:rFonts w:cs="宋体"/>
                <w:bCs/>
                <w:color w:val="000000"/>
                <w:kern w:val="0"/>
                <w:sz w:val="24"/>
                <w:rPrChange w:id="486" w:author="Administrator" w:date="2014-08-05T16:54:00Z">
                  <w:rPr>
                    <w:rFonts w:ascii="Calibri" w:hAnsi="Calibri" w:cs="宋体"/>
                    <w:bCs/>
                    <w:color w:val="000000"/>
                    <w:kern w:val="0"/>
                    <w:sz w:val="24"/>
                    <w:szCs w:val="22"/>
                  </w:rPr>
                </w:rPrChange>
              </w:rPr>
              <w:t>0402</w:t>
            </w:r>
            <w:r w:rsidRPr="009D3A67">
              <w:rPr>
                <w:rFonts w:cs="宋体" w:hint="eastAsia"/>
                <w:bCs/>
                <w:color w:val="000000"/>
                <w:kern w:val="0"/>
                <w:sz w:val="24"/>
                <w:rPrChange w:id="487" w:author="Administrator" w:date="2014-08-05T16:54:00Z">
                  <w:rPr>
                    <w:rFonts w:ascii="Calibri" w:hAnsi="Calibri" w:cs="宋体" w:hint="eastAsia"/>
                    <w:bCs/>
                    <w:color w:val="000000"/>
                    <w:kern w:val="0"/>
                    <w:sz w:val="24"/>
                    <w:szCs w:val="22"/>
                  </w:rPr>
                </w:rPrChange>
              </w:rPr>
              <w:t>心理学</w:t>
            </w:r>
          </w:p>
          <w:p w:rsidR="00FF4047" w:rsidRPr="009D3A67" w:rsidRDefault="00F80C10" w:rsidP="00E979BC">
            <w:pPr>
              <w:widowControl/>
              <w:snapToGrid w:val="0"/>
              <w:jc w:val="left"/>
              <w:rPr>
                <w:rFonts w:cs="宋体"/>
                <w:bCs/>
                <w:color w:val="000000"/>
                <w:kern w:val="0"/>
                <w:sz w:val="24"/>
                <w:rPrChange w:id="488" w:author="Administrator" w:date="2014-08-05T16:54:00Z">
                  <w:rPr>
                    <w:rFonts w:cs="宋体"/>
                    <w:bCs/>
                    <w:color w:val="000000"/>
                    <w:kern w:val="0"/>
                    <w:sz w:val="24"/>
                  </w:rPr>
                </w:rPrChange>
              </w:rPr>
            </w:pPr>
            <w:r w:rsidRPr="009D3A67">
              <w:rPr>
                <w:rFonts w:eastAsia="楷体" w:hAnsi="楷体" w:cs="宋体" w:hint="eastAsia"/>
                <w:color w:val="000000"/>
                <w:kern w:val="0"/>
                <w:sz w:val="24"/>
                <w:rPrChange w:id="489" w:author="Administrator" w:date="2014-08-05T16:54:00Z">
                  <w:rPr>
                    <w:rFonts w:ascii="Calibri" w:eastAsia="楷体" w:hAnsi="楷体" w:cs="宋体" w:hint="eastAsia"/>
                    <w:color w:val="000000"/>
                    <w:kern w:val="0"/>
                    <w:szCs w:val="21"/>
                  </w:rPr>
                </w:rPrChange>
              </w:rPr>
              <w:t>（北京师范大学</w:t>
            </w:r>
            <w:r w:rsidRPr="009D3A67">
              <w:rPr>
                <w:rFonts w:eastAsia="楷体" w:hAnsi="楷体" w:cs="宋体"/>
                <w:color w:val="000000"/>
                <w:kern w:val="0"/>
                <w:sz w:val="24"/>
                <w:rPrChange w:id="490"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491"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492" w:author="Administrator" w:date="2014-08-05T16:54:00Z">
                  <w:rPr>
                    <w:rFonts w:ascii="Calibri" w:eastAsia="楷体" w:hAnsi="楷体" w:cs="宋体"/>
                    <w:color w:val="000000"/>
                    <w:kern w:val="0"/>
                    <w:szCs w:val="21"/>
                  </w:rPr>
                </w:rPrChange>
              </w:rPr>
              <w:t>2</w:t>
            </w:r>
            <w:r w:rsidRPr="009D3A67">
              <w:rPr>
                <w:rFonts w:eastAsia="楷体" w:hAnsi="楷体" w:cs="宋体" w:hint="eastAsia"/>
                <w:color w:val="000000"/>
                <w:kern w:val="0"/>
                <w:sz w:val="24"/>
                <w:rPrChange w:id="493"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bCs/>
                <w:color w:val="000000"/>
                <w:kern w:val="0"/>
                <w:sz w:val="24"/>
                <w:rPrChange w:id="494" w:author="Administrator" w:date="2014-08-05T16:54:00Z">
                  <w:rPr>
                    <w:rFonts w:cs="宋体"/>
                    <w:bCs/>
                    <w:color w:val="000000"/>
                    <w:kern w:val="0"/>
                    <w:sz w:val="24"/>
                  </w:rPr>
                </w:rPrChange>
              </w:rPr>
            </w:pPr>
            <w:r w:rsidRPr="009D3A67">
              <w:rPr>
                <w:rFonts w:cs="宋体" w:hint="eastAsia"/>
                <w:bCs/>
                <w:color w:val="000000"/>
                <w:kern w:val="0"/>
                <w:sz w:val="24"/>
                <w:rPrChange w:id="495" w:author="Administrator" w:date="2014-08-05T16:54:00Z">
                  <w:rPr>
                    <w:rFonts w:ascii="Calibri" w:hAnsi="Calibri" w:cs="宋体" w:hint="eastAsia"/>
                    <w:bCs/>
                    <w:color w:val="000000"/>
                    <w:kern w:val="0"/>
                    <w:sz w:val="24"/>
                    <w:szCs w:val="22"/>
                  </w:rPr>
                </w:rPrChange>
              </w:rPr>
              <w:t>发展与教育心理学</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496"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bCs/>
                <w:color w:val="000000"/>
                <w:kern w:val="0"/>
                <w:sz w:val="24"/>
                <w:rPrChange w:id="497"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bCs/>
                <w:color w:val="000000"/>
                <w:kern w:val="0"/>
                <w:sz w:val="24"/>
                <w:rPrChange w:id="498" w:author="Administrator" w:date="2014-08-05T16:54:00Z">
                  <w:rPr>
                    <w:rFonts w:cs="宋体"/>
                    <w:bCs/>
                    <w:color w:val="000000"/>
                    <w:kern w:val="0"/>
                    <w:sz w:val="24"/>
                  </w:rPr>
                </w:rPrChange>
              </w:rPr>
            </w:pPr>
            <w:r w:rsidRPr="009D3A67">
              <w:rPr>
                <w:rFonts w:cs="宋体" w:hint="eastAsia"/>
                <w:bCs/>
                <w:color w:val="000000"/>
                <w:kern w:val="0"/>
                <w:sz w:val="24"/>
                <w:rPrChange w:id="499" w:author="Administrator" w:date="2014-08-05T16:54:00Z">
                  <w:rPr>
                    <w:rFonts w:ascii="Calibri" w:hAnsi="Calibri" w:cs="宋体" w:hint="eastAsia"/>
                    <w:bCs/>
                    <w:color w:val="000000"/>
                    <w:kern w:val="0"/>
                    <w:sz w:val="24"/>
                    <w:szCs w:val="22"/>
                  </w:rPr>
                </w:rPrChange>
              </w:rPr>
              <w:t>应用心理学</w:t>
            </w:r>
          </w:p>
        </w:tc>
      </w:tr>
      <w:tr w:rsidR="00FF4047" w:rsidRPr="009D3A67">
        <w:trPr>
          <w:jc w:val="center"/>
        </w:trPr>
        <w:tc>
          <w:tcPr>
            <w:tcW w:w="1224" w:type="dxa"/>
            <w:vMerge w:val="restart"/>
            <w:vAlign w:val="center"/>
          </w:tcPr>
          <w:p w:rsidR="00FF4047" w:rsidRPr="009D3A67" w:rsidRDefault="00F80C10" w:rsidP="00300C06">
            <w:pPr>
              <w:widowControl/>
              <w:snapToGrid w:val="0"/>
              <w:jc w:val="center"/>
              <w:rPr>
                <w:rFonts w:cs="宋体"/>
                <w:color w:val="000000"/>
                <w:kern w:val="0"/>
                <w:sz w:val="24"/>
                <w:rPrChange w:id="500" w:author="Administrator" w:date="2014-08-05T16:54:00Z">
                  <w:rPr>
                    <w:rFonts w:cs="宋体"/>
                    <w:color w:val="000000"/>
                    <w:kern w:val="0"/>
                    <w:sz w:val="24"/>
                  </w:rPr>
                </w:rPrChange>
              </w:rPr>
            </w:pPr>
            <w:r w:rsidRPr="009D3A67">
              <w:rPr>
                <w:rFonts w:cs="宋体"/>
                <w:bCs/>
                <w:color w:val="000000"/>
                <w:kern w:val="0"/>
                <w:sz w:val="24"/>
                <w:rPrChange w:id="501" w:author="Administrator" w:date="2014-08-05T16:54:00Z">
                  <w:rPr>
                    <w:rFonts w:ascii="Calibri" w:hAnsi="Calibri" w:cs="宋体"/>
                    <w:bCs/>
                    <w:color w:val="000000"/>
                    <w:kern w:val="0"/>
                    <w:sz w:val="24"/>
                    <w:szCs w:val="22"/>
                  </w:rPr>
                </w:rPrChange>
              </w:rPr>
              <w:t>07</w:t>
            </w:r>
            <w:r w:rsidRPr="009D3A67">
              <w:rPr>
                <w:rFonts w:cs="宋体" w:hint="eastAsia"/>
                <w:bCs/>
                <w:color w:val="000000"/>
                <w:kern w:val="0"/>
                <w:sz w:val="24"/>
                <w:rPrChange w:id="502" w:author="Administrator" w:date="2014-08-05T16:54:00Z">
                  <w:rPr>
                    <w:rFonts w:ascii="Calibri" w:hAnsi="Calibri" w:cs="宋体" w:hint="eastAsia"/>
                    <w:bCs/>
                    <w:color w:val="000000"/>
                    <w:kern w:val="0"/>
                    <w:sz w:val="24"/>
                    <w:szCs w:val="22"/>
                  </w:rPr>
                </w:rPrChange>
              </w:rPr>
              <w:t>理学</w:t>
            </w:r>
          </w:p>
        </w:tc>
        <w:tc>
          <w:tcPr>
            <w:tcW w:w="3254" w:type="dxa"/>
            <w:vAlign w:val="center"/>
          </w:tcPr>
          <w:p w:rsidR="00DC51C1" w:rsidRPr="009D3A67" w:rsidRDefault="00F80C10" w:rsidP="00DC51C1">
            <w:pPr>
              <w:widowControl/>
              <w:snapToGrid w:val="0"/>
              <w:rPr>
                <w:rFonts w:cs="宋体"/>
                <w:color w:val="000000"/>
                <w:kern w:val="0"/>
                <w:sz w:val="24"/>
                <w:rPrChange w:id="503" w:author="Administrator" w:date="2014-08-05T16:54:00Z">
                  <w:rPr>
                    <w:rFonts w:cs="宋体"/>
                    <w:color w:val="000000"/>
                    <w:kern w:val="0"/>
                    <w:sz w:val="24"/>
                  </w:rPr>
                </w:rPrChange>
              </w:rPr>
            </w:pPr>
            <w:r w:rsidRPr="009D3A67">
              <w:rPr>
                <w:rFonts w:cs="宋体"/>
                <w:color w:val="000000"/>
                <w:kern w:val="0"/>
                <w:sz w:val="24"/>
                <w:rPrChange w:id="504" w:author="Administrator" w:date="2014-08-05T16:54:00Z">
                  <w:rPr>
                    <w:rFonts w:ascii="Calibri" w:hAnsi="Calibri" w:cs="宋体"/>
                    <w:color w:val="000000"/>
                    <w:kern w:val="0"/>
                    <w:sz w:val="24"/>
                    <w:szCs w:val="22"/>
                  </w:rPr>
                </w:rPrChange>
              </w:rPr>
              <w:t>0705</w:t>
            </w:r>
            <w:r w:rsidRPr="009D3A67">
              <w:rPr>
                <w:rFonts w:cs="宋体" w:hint="eastAsia"/>
                <w:color w:val="000000"/>
                <w:kern w:val="0"/>
                <w:sz w:val="24"/>
                <w:rPrChange w:id="505" w:author="Administrator" w:date="2014-08-05T16:54:00Z">
                  <w:rPr>
                    <w:rFonts w:ascii="Calibri" w:hAnsi="Calibri" w:cs="宋体" w:hint="eastAsia"/>
                    <w:color w:val="000000"/>
                    <w:kern w:val="0"/>
                    <w:sz w:val="24"/>
                    <w:szCs w:val="22"/>
                  </w:rPr>
                </w:rPrChange>
              </w:rPr>
              <w:t>地理学</w:t>
            </w:r>
          </w:p>
          <w:p w:rsidR="00FF4047" w:rsidRPr="009D3A67" w:rsidRDefault="00F80C10" w:rsidP="00E979BC">
            <w:pPr>
              <w:widowControl/>
              <w:snapToGrid w:val="0"/>
              <w:jc w:val="left"/>
              <w:rPr>
                <w:rFonts w:cs="宋体"/>
                <w:color w:val="000000"/>
                <w:kern w:val="0"/>
                <w:sz w:val="24"/>
                <w:rPrChange w:id="506" w:author="Administrator" w:date="2014-08-05T16:54:00Z">
                  <w:rPr>
                    <w:rFonts w:cs="宋体"/>
                    <w:color w:val="000000"/>
                    <w:kern w:val="0"/>
                    <w:sz w:val="24"/>
                  </w:rPr>
                </w:rPrChange>
              </w:rPr>
            </w:pPr>
            <w:r w:rsidRPr="009D3A67">
              <w:rPr>
                <w:rFonts w:eastAsia="楷体" w:hAnsi="楷体" w:cs="宋体" w:hint="eastAsia"/>
                <w:color w:val="000000"/>
                <w:kern w:val="0"/>
                <w:sz w:val="24"/>
                <w:rPrChange w:id="507" w:author="Administrator" w:date="2014-08-05T16:54:00Z">
                  <w:rPr>
                    <w:rFonts w:ascii="Calibri" w:eastAsia="楷体" w:hAnsi="楷体" w:cs="宋体" w:hint="eastAsia"/>
                    <w:color w:val="000000"/>
                    <w:kern w:val="0"/>
                    <w:szCs w:val="21"/>
                  </w:rPr>
                </w:rPrChange>
              </w:rPr>
              <w:t>（北京师范大学</w:t>
            </w:r>
            <w:r w:rsidRPr="009D3A67">
              <w:rPr>
                <w:rFonts w:eastAsia="楷体" w:hAnsi="楷体" w:cs="宋体"/>
                <w:color w:val="000000"/>
                <w:kern w:val="0"/>
                <w:sz w:val="24"/>
                <w:rPrChange w:id="508"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509"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510" w:author="Administrator" w:date="2014-08-05T16:54:00Z">
                  <w:rPr>
                    <w:rFonts w:ascii="Calibri" w:eastAsia="楷体" w:hAnsi="楷体" w:cs="宋体"/>
                    <w:color w:val="000000"/>
                    <w:kern w:val="0"/>
                    <w:szCs w:val="21"/>
                  </w:rPr>
                </w:rPrChange>
              </w:rPr>
              <w:t>2</w:t>
            </w:r>
            <w:r w:rsidRPr="009D3A67">
              <w:rPr>
                <w:rFonts w:eastAsia="楷体" w:hAnsi="楷体" w:cs="宋体" w:hint="eastAsia"/>
                <w:color w:val="000000"/>
                <w:kern w:val="0"/>
                <w:sz w:val="24"/>
                <w:rPrChange w:id="511"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512" w:author="Administrator" w:date="2014-08-05T16:54:00Z">
                  <w:rPr>
                    <w:rFonts w:cs="宋体"/>
                    <w:color w:val="000000"/>
                    <w:kern w:val="0"/>
                    <w:sz w:val="24"/>
                  </w:rPr>
                </w:rPrChange>
              </w:rPr>
            </w:pPr>
            <w:r w:rsidRPr="009D3A67">
              <w:rPr>
                <w:rFonts w:cs="宋体" w:hint="eastAsia"/>
                <w:color w:val="000000"/>
                <w:kern w:val="0"/>
                <w:sz w:val="24"/>
                <w:rPrChange w:id="513" w:author="Administrator" w:date="2014-08-05T16:54:00Z">
                  <w:rPr>
                    <w:rFonts w:ascii="Calibri" w:hAnsi="Calibri" w:cs="宋体" w:hint="eastAsia"/>
                    <w:color w:val="000000"/>
                    <w:kern w:val="0"/>
                    <w:sz w:val="24"/>
                    <w:szCs w:val="22"/>
                  </w:rPr>
                </w:rPrChange>
              </w:rPr>
              <w:t>地理信息科学</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14" w:author="Administrator" w:date="2014-08-05T16:54:00Z">
                  <w:rPr>
                    <w:rFonts w:cs="宋体"/>
                    <w:b/>
                    <w:bCs/>
                    <w:color w:val="000000"/>
                    <w:kern w:val="0"/>
                    <w:sz w:val="24"/>
                  </w:rPr>
                </w:rPrChange>
              </w:rPr>
            </w:pPr>
          </w:p>
        </w:tc>
        <w:tc>
          <w:tcPr>
            <w:tcW w:w="3254" w:type="dxa"/>
            <w:vAlign w:val="center"/>
          </w:tcPr>
          <w:p w:rsidR="00FF4047" w:rsidRPr="009D3A67" w:rsidRDefault="00F80C10" w:rsidP="005D3D79">
            <w:pPr>
              <w:widowControl/>
              <w:snapToGrid w:val="0"/>
              <w:rPr>
                <w:rFonts w:cs="宋体"/>
                <w:color w:val="000000"/>
                <w:kern w:val="0"/>
                <w:sz w:val="24"/>
                <w:rPrChange w:id="515" w:author="Administrator" w:date="2014-08-05T16:54:00Z">
                  <w:rPr>
                    <w:rFonts w:cs="宋体"/>
                    <w:color w:val="000000"/>
                    <w:kern w:val="0"/>
                    <w:sz w:val="24"/>
                  </w:rPr>
                </w:rPrChange>
              </w:rPr>
            </w:pPr>
            <w:r w:rsidRPr="009D3A67">
              <w:rPr>
                <w:rFonts w:cs="宋体"/>
                <w:color w:val="000000"/>
                <w:kern w:val="0"/>
                <w:sz w:val="24"/>
                <w:rPrChange w:id="516" w:author="Administrator" w:date="2014-08-05T16:54:00Z">
                  <w:rPr>
                    <w:rFonts w:ascii="Calibri" w:hAnsi="Calibri" w:cs="宋体"/>
                    <w:color w:val="000000"/>
                    <w:kern w:val="0"/>
                    <w:sz w:val="24"/>
                    <w:szCs w:val="22"/>
                  </w:rPr>
                </w:rPrChange>
              </w:rPr>
              <w:t>0709</w:t>
            </w:r>
            <w:r w:rsidRPr="009D3A67">
              <w:rPr>
                <w:rFonts w:cs="宋体" w:hint="eastAsia"/>
                <w:color w:val="000000"/>
                <w:kern w:val="0"/>
                <w:sz w:val="24"/>
                <w:rPrChange w:id="517" w:author="Administrator" w:date="2014-08-05T16:54:00Z">
                  <w:rPr>
                    <w:rFonts w:ascii="Calibri" w:hAnsi="Calibri" w:cs="宋体" w:hint="eastAsia"/>
                    <w:color w:val="000000"/>
                    <w:kern w:val="0"/>
                    <w:sz w:val="24"/>
                    <w:szCs w:val="22"/>
                  </w:rPr>
                </w:rPrChange>
              </w:rPr>
              <w:t>地质学</w:t>
            </w:r>
            <w:r w:rsidRPr="009D3A67">
              <w:rPr>
                <w:rFonts w:eastAsia="楷体" w:hAnsi="楷体" w:cs="宋体" w:hint="eastAsia"/>
                <w:color w:val="000000"/>
                <w:kern w:val="0"/>
                <w:sz w:val="24"/>
                <w:rPrChange w:id="518"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519" w:author="Administrator" w:date="2014-08-05T16:54:00Z">
                  <w:rPr>
                    <w:rFonts w:ascii="Calibri" w:eastAsia="楷体" w:hAnsi="楷体" w:cs="宋体"/>
                    <w:color w:val="000000"/>
                    <w:kern w:val="0"/>
                    <w:szCs w:val="21"/>
                  </w:rPr>
                </w:rPrChange>
              </w:rPr>
              <w:t>3</w:t>
            </w:r>
            <w:r w:rsidRPr="009D3A67">
              <w:rPr>
                <w:rFonts w:eastAsia="楷体" w:hAnsi="楷体" w:cs="宋体" w:hint="eastAsia"/>
                <w:color w:val="000000"/>
                <w:kern w:val="0"/>
                <w:sz w:val="24"/>
                <w:rPrChange w:id="520"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521" w:author="Administrator" w:date="2014-08-05T16:54:00Z">
                  <w:rPr>
                    <w:rFonts w:cs="宋体"/>
                    <w:color w:val="000000"/>
                    <w:kern w:val="0"/>
                    <w:sz w:val="24"/>
                  </w:rPr>
                </w:rPrChange>
              </w:rPr>
            </w:pPr>
            <w:r w:rsidRPr="009D3A67">
              <w:rPr>
                <w:rFonts w:cs="宋体" w:hint="eastAsia"/>
                <w:color w:val="000000"/>
                <w:kern w:val="0"/>
                <w:sz w:val="24"/>
                <w:rPrChange w:id="522" w:author="Administrator" w:date="2014-08-05T16:54:00Z">
                  <w:rPr>
                    <w:rFonts w:ascii="Calibri" w:hAnsi="Calibri" w:cs="宋体" w:hint="eastAsia"/>
                    <w:color w:val="000000"/>
                    <w:kern w:val="0"/>
                    <w:sz w:val="24"/>
                    <w:szCs w:val="22"/>
                  </w:rPr>
                </w:rPrChange>
              </w:rPr>
              <w:t>地球信息科学与技术</w:t>
            </w:r>
          </w:p>
        </w:tc>
      </w:tr>
      <w:tr w:rsidR="00FF4047" w:rsidRPr="009D3A67">
        <w:trPr>
          <w:jc w:val="center"/>
        </w:trPr>
        <w:tc>
          <w:tcPr>
            <w:tcW w:w="1224" w:type="dxa"/>
            <w:vMerge w:val="restart"/>
            <w:vAlign w:val="center"/>
          </w:tcPr>
          <w:p w:rsidR="00FF4047" w:rsidRPr="009D3A67" w:rsidRDefault="00F80C10" w:rsidP="00300C06">
            <w:pPr>
              <w:snapToGrid w:val="0"/>
              <w:jc w:val="center"/>
              <w:rPr>
                <w:rFonts w:cs="宋体"/>
                <w:color w:val="000000"/>
                <w:kern w:val="0"/>
                <w:sz w:val="24"/>
                <w:rPrChange w:id="523" w:author="Administrator" w:date="2014-08-05T16:54:00Z">
                  <w:rPr>
                    <w:rFonts w:cs="宋体"/>
                    <w:color w:val="000000"/>
                    <w:kern w:val="0"/>
                    <w:sz w:val="24"/>
                  </w:rPr>
                </w:rPrChange>
              </w:rPr>
            </w:pPr>
            <w:r w:rsidRPr="009D3A67">
              <w:rPr>
                <w:rFonts w:cs="宋体"/>
                <w:bCs/>
                <w:color w:val="000000"/>
                <w:kern w:val="0"/>
                <w:sz w:val="24"/>
                <w:rPrChange w:id="524" w:author="Administrator" w:date="2014-08-05T16:54:00Z">
                  <w:rPr>
                    <w:rFonts w:ascii="Calibri" w:hAnsi="Calibri" w:cs="宋体"/>
                    <w:bCs/>
                    <w:color w:val="000000"/>
                    <w:kern w:val="0"/>
                    <w:sz w:val="24"/>
                    <w:szCs w:val="22"/>
                  </w:rPr>
                </w:rPrChange>
              </w:rPr>
              <w:t>08</w:t>
            </w:r>
            <w:r w:rsidRPr="009D3A67">
              <w:rPr>
                <w:rFonts w:cs="宋体" w:hint="eastAsia"/>
                <w:bCs/>
                <w:color w:val="000000"/>
                <w:kern w:val="0"/>
                <w:sz w:val="24"/>
                <w:rPrChange w:id="525" w:author="Administrator" w:date="2014-08-05T16:54:00Z">
                  <w:rPr>
                    <w:rFonts w:ascii="Calibri" w:hAnsi="Calibri" w:cs="宋体" w:hint="eastAsia"/>
                    <w:bCs/>
                    <w:color w:val="000000"/>
                    <w:kern w:val="0"/>
                    <w:sz w:val="24"/>
                    <w:szCs w:val="22"/>
                  </w:rPr>
                </w:rPrChange>
              </w:rPr>
              <w:t>工学</w:t>
            </w:r>
          </w:p>
        </w:tc>
        <w:tc>
          <w:tcPr>
            <w:tcW w:w="3254" w:type="dxa"/>
            <w:vAlign w:val="center"/>
          </w:tcPr>
          <w:p w:rsidR="00DC51C1" w:rsidRPr="009D3A67" w:rsidRDefault="00F80C10" w:rsidP="00DC51C1">
            <w:pPr>
              <w:widowControl/>
              <w:snapToGrid w:val="0"/>
              <w:rPr>
                <w:rFonts w:cs="宋体"/>
                <w:color w:val="000000"/>
                <w:kern w:val="0"/>
                <w:sz w:val="24"/>
                <w:rPrChange w:id="526" w:author="Administrator" w:date="2014-08-05T16:54:00Z">
                  <w:rPr>
                    <w:rFonts w:cs="宋体"/>
                    <w:color w:val="000000"/>
                    <w:kern w:val="0"/>
                    <w:sz w:val="24"/>
                  </w:rPr>
                </w:rPrChange>
              </w:rPr>
            </w:pPr>
            <w:r w:rsidRPr="009D3A67">
              <w:rPr>
                <w:rFonts w:cs="宋体"/>
                <w:color w:val="000000"/>
                <w:kern w:val="0"/>
                <w:sz w:val="24"/>
                <w:rPrChange w:id="527" w:author="Administrator" w:date="2014-08-05T16:54:00Z">
                  <w:rPr>
                    <w:rFonts w:ascii="Calibri" w:hAnsi="Calibri" w:cs="宋体"/>
                    <w:color w:val="000000"/>
                    <w:kern w:val="0"/>
                    <w:sz w:val="24"/>
                    <w:szCs w:val="22"/>
                  </w:rPr>
                </w:rPrChange>
              </w:rPr>
              <w:t>0809</w:t>
            </w:r>
            <w:r w:rsidRPr="009D3A67">
              <w:rPr>
                <w:rFonts w:cs="宋体" w:hint="eastAsia"/>
                <w:color w:val="000000"/>
                <w:kern w:val="0"/>
                <w:sz w:val="24"/>
                <w:rPrChange w:id="528" w:author="Administrator" w:date="2014-08-05T16:54:00Z">
                  <w:rPr>
                    <w:rFonts w:ascii="Calibri" w:hAnsi="Calibri" w:cs="宋体" w:hint="eastAsia"/>
                    <w:color w:val="000000"/>
                    <w:kern w:val="0"/>
                    <w:sz w:val="24"/>
                    <w:szCs w:val="22"/>
                  </w:rPr>
                </w:rPrChange>
              </w:rPr>
              <w:t>电子科学与技术</w:t>
            </w:r>
          </w:p>
          <w:p w:rsidR="00FF4047" w:rsidRPr="009D3A67" w:rsidRDefault="00F80C10" w:rsidP="00E979BC">
            <w:pPr>
              <w:widowControl/>
              <w:snapToGrid w:val="0"/>
              <w:jc w:val="left"/>
              <w:rPr>
                <w:rFonts w:ascii="楷体" w:eastAsia="楷体" w:hAnsi="楷体" w:cs="宋体"/>
                <w:color w:val="000000"/>
                <w:kern w:val="0"/>
                <w:sz w:val="24"/>
                <w:rPrChange w:id="529" w:author="Administrator" w:date="2014-08-05T16:54:00Z">
                  <w:rPr>
                    <w:rFonts w:ascii="楷体" w:eastAsia="楷体" w:hAnsi="楷体" w:cs="宋体"/>
                    <w:color w:val="000000"/>
                    <w:kern w:val="0"/>
                    <w:sz w:val="24"/>
                  </w:rPr>
                </w:rPrChange>
              </w:rPr>
            </w:pPr>
            <w:r w:rsidRPr="009D3A67">
              <w:rPr>
                <w:rFonts w:eastAsia="楷体" w:hAnsi="楷体" w:cs="宋体" w:hint="eastAsia"/>
                <w:color w:val="000000"/>
                <w:kern w:val="0"/>
                <w:sz w:val="24"/>
                <w:rPrChange w:id="530"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531" w:author="Administrator" w:date="2014-08-05T16:54:00Z">
                  <w:rPr>
                    <w:rFonts w:ascii="Calibri" w:eastAsia="楷体" w:hAnsi="楷体" w:cs="宋体"/>
                    <w:color w:val="000000"/>
                    <w:kern w:val="0"/>
                    <w:szCs w:val="21"/>
                  </w:rPr>
                </w:rPrChange>
              </w:rPr>
              <w:t>3</w:t>
            </w:r>
            <w:r w:rsidRPr="009D3A67">
              <w:rPr>
                <w:rFonts w:eastAsia="楷体" w:hAnsi="楷体" w:cs="宋体" w:hint="eastAsia"/>
                <w:color w:val="000000"/>
                <w:kern w:val="0"/>
                <w:sz w:val="24"/>
                <w:rPrChange w:id="532"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533" w:author="Administrator" w:date="2014-08-05T16:54:00Z">
                  <w:rPr>
                    <w:rFonts w:ascii="Calibri" w:eastAsia="楷体" w:hAnsi="楷体" w:cs="宋体"/>
                    <w:color w:val="000000"/>
                    <w:kern w:val="0"/>
                    <w:szCs w:val="21"/>
                  </w:rPr>
                </w:rPrChange>
              </w:rPr>
              <w:t>4</w:t>
            </w:r>
            <w:r w:rsidRPr="009D3A67">
              <w:rPr>
                <w:rFonts w:eastAsia="楷体" w:hAnsi="楷体" w:cs="宋体" w:hint="eastAsia"/>
                <w:color w:val="000000"/>
                <w:kern w:val="0"/>
                <w:sz w:val="24"/>
                <w:rPrChange w:id="534"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535" w:author="Administrator" w:date="2014-08-05T16:54:00Z">
                  <w:rPr>
                    <w:rFonts w:cs="宋体"/>
                    <w:color w:val="000000"/>
                    <w:kern w:val="0"/>
                    <w:sz w:val="24"/>
                  </w:rPr>
                </w:rPrChange>
              </w:rPr>
            </w:pPr>
            <w:r w:rsidRPr="009D3A67">
              <w:rPr>
                <w:rFonts w:cs="宋体" w:hint="eastAsia"/>
                <w:bCs/>
                <w:color w:val="000000"/>
                <w:kern w:val="0"/>
                <w:sz w:val="24"/>
                <w:rPrChange w:id="536" w:author="Administrator" w:date="2014-08-05T16:54:00Z">
                  <w:rPr>
                    <w:rFonts w:ascii="Calibri" w:hAnsi="Calibri" w:cs="宋体" w:hint="eastAsia"/>
                    <w:bCs/>
                    <w:color w:val="000000"/>
                    <w:kern w:val="0"/>
                    <w:sz w:val="24"/>
                    <w:szCs w:val="22"/>
                  </w:rPr>
                </w:rPrChange>
              </w:rPr>
              <w:t>电子科学与技术</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37"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538" w:author="Administrator" w:date="2014-08-05T16:54:00Z">
                  <w:rPr>
                    <w:rFonts w:cs="宋体"/>
                    <w:color w:val="000000"/>
                    <w:kern w:val="0"/>
                    <w:sz w:val="24"/>
                  </w:rPr>
                </w:rPrChange>
              </w:rPr>
            </w:pPr>
            <w:r w:rsidRPr="009D3A67">
              <w:rPr>
                <w:rFonts w:cs="宋体"/>
                <w:color w:val="000000"/>
                <w:kern w:val="0"/>
                <w:sz w:val="24"/>
                <w:rPrChange w:id="539" w:author="Administrator" w:date="2014-08-05T16:54:00Z">
                  <w:rPr>
                    <w:rFonts w:ascii="Calibri" w:hAnsi="Calibri" w:cs="宋体"/>
                    <w:color w:val="000000"/>
                    <w:kern w:val="0"/>
                    <w:sz w:val="24"/>
                    <w:szCs w:val="22"/>
                  </w:rPr>
                </w:rPrChange>
              </w:rPr>
              <w:t>0810</w:t>
            </w:r>
            <w:r w:rsidRPr="009D3A67">
              <w:rPr>
                <w:rFonts w:cs="宋体" w:hint="eastAsia"/>
                <w:color w:val="000000"/>
                <w:kern w:val="0"/>
                <w:sz w:val="24"/>
                <w:rPrChange w:id="540" w:author="Administrator" w:date="2014-08-05T16:54:00Z">
                  <w:rPr>
                    <w:rFonts w:ascii="Calibri" w:hAnsi="Calibri" w:cs="宋体" w:hint="eastAsia"/>
                    <w:color w:val="000000"/>
                    <w:kern w:val="0"/>
                    <w:sz w:val="24"/>
                    <w:szCs w:val="22"/>
                  </w:rPr>
                </w:rPrChange>
              </w:rPr>
              <w:t>信息与通信工程</w:t>
            </w:r>
          </w:p>
          <w:p w:rsidR="00FF4047" w:rsidRPr="009D3A67" w:rsidRDefault="00F80C10" w:rsidP="00E979BC">
            <w:pPr>
              <w:widowControl/>
              <w:snapToGrid w:val="0"/>
              <w:jc w:val="left"/>
              <w:rPr>
                <w:rFonts w:cs="宋体"/>
                <w:color w:val="000000"/>
                <w:kern w:val="0"/>
                <w:sz w:val="24"/>
                <w:rPrChange w:id="541" w:author="Administrator" w:date="2014-08-05T16:54:00Z">
                  <w:rPr>
                    <w:rFonts w:cs="宋体"/>
                    <w:color w:val="000000"/>
                    <w:kern w:val="0"/>
                    <w:sz w:val="24"/>
                  </w:rPr>
                </w:rPrChange>
              </w:rPr>
            </w:pPr>
            <w:r w:rsidRPr="009D3A67">
              <w:rPr>
                <w:rFonts w:eastAsia="楷体" w:hAnsi="楷体" w:cs="宋体" w:hint="eastAsia"/>
                <w:color w:val="000000"/>
                <w:kern w:val="0"/>
                <w:sz w:val="24"/>
                <w:rPrChange w:id="542" w:author="Administrator" w:date="2014-08-05T16:54:00Z">
                  <w:rPr>
                    <w:rFonts w:ascii="Calibri" w:eastAsia="楷体" w:hAnsi="楷体" w:cs="宋体" w:hint="eastAsia"/>
                    <w:color w:val="000000"/>
                    <w:kern w:val="0"/>
                    <w:szCs w:val="21"/>
                  </w:rPr>
                </w:rPrChange>
              </w:rPr>
              <w:t>（北京邮电大学</w:t>
            </w:r>
            <w:r w:rsidRPr="009D3A67">
              <w:rPr>
                <w:rFonts w:eastAsia="楷体" w:hAnsi="楷体" w:cs="宋体"/>
                <w:color w:val="000000"/>
                <w:kern w:val="0"/>
                <w:sz w:val="24"/>
                <w:rPrChange w:id="543"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544"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545" w:author="Administrator" w:date="2014-08-05T16:54:00Z">
                  <w:rPr>
                    <w:rFonts w:ascii="Calibri" w:eastAsia="楷体" w:hAnsi="楷体" w:cs="宋体"/>
                    <w:color w:val="000000"/>
                    <w:kern w:val="0"/>
                    <w:szCs w:val="21"/>
                  </w:rPr>
                </w:rPrChange>
              </w:rPr>
              <w:t>4</w:t>
            </w:r>
            <w:r w:rsidRPr="009D3A67">
              <w:rPr>
                <w:rFonts w:eastAsia="楷体" w:hAnsi="楷体" w:cs="宋体" w:hint="eastAsia"/>
                <w:color w:val="000000"/>
                <w:kern w:val="0"/>
                <w:sz w:val="24"/>
                <w:rPrChange w:id="546"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547" w:author="Administrator" w:date="2014-08-05T16:54:00Z">
                  <w:rPr>
                    <w:rFonts w:cs="宋体"/>
                    <w:color w:val="000000"/>
                    <w:kern w:val="0"/>
                    <w:sz w:val="24"/>
                  </w:rPr>
                </w:rPrChange>
              </w:rPr>
            </w:pPr>
            <w:r w:rsidRPr="009D3A67">
              <w:rPr>
                <w:rFonts w:cs="宋体" w:hint="eastAsia"/>
                <w:color w:val="000000"/>
                <w:kern w:val="0"/>
                <w:sz w:val="24"/>
                <w:rPrChange w:id="548" w:author="Administrator" w:date="2014-08-05T16:54:00Z">
                  <w:rPr>
                    <w:rFonts w:ascii="Calibri" w:hAnsi="Calibri" w:cs="宋体" w:hint="eastAsia"/>
                    <w:color w:val="000000"/>
                    <w:kern w:val="0"/>
                    <w:sz w:val="24"/>
                    <w:szCs w:val="22"/>
                  </w:rPr>
                </w:rPrChange>
              </w:rPr>
              <w:t>通信工程</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549"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550"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551" w:author="Administrator" w:date="2014-08-05T16:54:00Z">
                  <w:rPr>
                    <w:rFonts w:cs="宋体"/>
                    <w:color w:val="000000"/>
                    <w:kern w:val="0"/>
                    <w:sz w:val="24"/>
                  </w:rPr>
                </w:rPrChange>
              </w:rPr>
            </w:pPr>
            <w:r w:rsidRPr="009D3A67">
              <w:rPr>
                <w:rFonts w:cs="宋体" w:hint="eastAsia"/>
                <w:color w:val="000000"/>
                <w:kern w:val="0"/>
                <w:sz w:val="24"/>
                <w:rPrChange w:id="552" w:author="Administrator" w:date="2014-08-05T16:54:00Z">
                  <w:rPr>
                    <w:rFonts w:ascii="Calibri" w:hAnsi="Calibri" w:cs="宋体" w:hint="eastAsia"/>
                    <w:color w:val="000000"/>
                    <w:kern w:val="0"/>
                    <w:sz w:val="24"/>
                    <w:szCs w:val="22"/>
                  </w:rPr>
                </w:rPrChange>
              </w:rPr>
              <w:t>信息工程</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553"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554" w:author="Administrator" w:date="2014-08-05T16:54:00Z">
                  <w:rPr>
                    <w:rFonts w:cs="宋体"/>
                    <w:color w:val="000000"/>
                    <w:kern w:val="0"/>
                    <w:sz w:val="24"/>
                  </w:rPr>
                </w:rPrChange>
              </w:rPr>
            </w:pPr>
            <w:r w:rsidRPr="009D3A67">
              <w:rPr>
                <w:rFonts w:cs="宋体"/>
                <w:color w:val="000000"/>
                <w:kern w:val="0"/>
                <w:sz w:val="24"/>
                <w:rPrChange w:id="555" w:author="Administrator" w:date="2014-08-05T16:54:00Z">
                  <w:rPr>
                    <w:rFonts w:ascii="Calibri" w:hAnsi="Calibri" w:cs="宋体"/>
                    <w:color w:val="000000"/>
                    <w:kern w:val="0"/>
                    <w:sz w:val="24"/>
                    <w:szCs w:val="22"/>
                  </w:rPr>
                </w:rPrChange>
              </w:rPr>
              <w:t>0812</w:t>
            </w:r>
            <w:r w:rsidRPr="009D3A67">
              <w:rPr>
                <w:rFonts w:cs="宋体" w:hint="eastAsia"/>
                <w:color w:val="000000"/>
                <w:kern w:val="0"/>
                <w:sz w:val="24"/>
                <w:rPrChange w:id="556" w:author="Administrator" w:date="2014-08-05T16:54:00Z">
                  <w:rPr>
                    <w:rFonts w:ascii="Calibri" w:hAnsi="Calibri" w:cs="宋体" w:hint="eastAsia"/>
                    <w:color w:val="000000"/>
                    <w:kern w:val="0"/>
                    <w:sz w:val="24"/>
                    <w:szCs w:val="22"/>
                  </w:rPr>
                </w:rPrChange>
              </w:rPr>
              <w:t>计算机科学与技术</w:t>
            </w:r>
          </w:p>
          <w:p w:rsidR="00FF4047" w:rsidRPr="009D3A67" w:rsidRDefault="00F80C10" w:rsidP="00E979BC">
            <w:pPr>
              <w:widowControl/>
              <w:snapToGrid w:val="0"/>
              <w:jc w:val="left"/>
              <w:rPr>
                <w:rFonts w:cs="宋体"/>
                <w:color w:val="000000"/>
                <w:kern w:val="0"/>
                <w:sz w:val="24"/>
                <w:rPrChange w:id="557" w:author="Administrator" w:date="2014-08-05T16:54:00Z">
                  <w:rPr>
                    <w:rFonts w:cs="宋体"/>
                    <w:color w:val="000000"/>
                    <w:kern w:val="0"/>
                    <w:sz w:val="24"/>
                  </w:rPr>
                </w:rPrChange>
              </w:rPr>
            </w:pPr>
            <w:r w:rsidRPr="009D3A67">
              <w:rPr>
                <w:rFonts w:eastAsia="楷体" w:hAnsi="楷体" w:cs="宋体"/>
                <w:color w:val="000000"/>
                <w:kern w:val="0"/>
                <w:sz w:val="24"/>
                <w:rPrChange w:id="558" w:author="Administrator" w:date="2014-08-05T16:54:00Z">
                  <w:rPr>
                    <w:rFonts w:ascii="Calibri" w:eastAsia="楷体" w:hAnsi="楷体" w:cs="宋体"/>
                    <w:color w:val="000000"/>
                    <w:kern w:val="0"/>
                    <w:szCs w:val="21"/>
                  </w:rPr>
                </w:rPrChange>
              </w:rPr>
              <w:t>（</w:t>
            </w:r>
            <w:r w:rsidRPr="009D3A67">
              <w:rPr>
                <w:rFonts w:eastAsia="楷体" w:hAnsi="楷体" w:cs="宋体" w:hint="eastAsia"/>
                <w:color w:val="000000"/>
                <w:kern w:val="0"/>
                <w:sz w:val="24"/>
                <w:rPrChange w:id="559"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560"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561"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562" w:author="Administrator" w:date="2014-08-05T16:54:00Z">
                  <w:rPr>
                    <w:rFonts w:ascii="Calibri" w:eastAsia="楷体" w:hAnsi="楷体" w:cs="宋体"/>
                    <w:color w:val="000000"/>
                    <w:kern w:val="0"/>
                    <w:szCs w:val="21"/>
                  </w:rPr>
                </w:rPrChange>
              </w:rPr>
              <w:t>3</w:t>
            </w:r>
            <w:r w:rsidRPr="009D3A67">
              <w:rPr>
                <w:rFonts w:eastAsia="楷体" w:hAnsi="楷体" w:cs="宋体"/>
                <w:color w:val="000000"/>
                <w:kern w:val="0"/>
                <w:sz w:val="24"/>
                <w:rPrChange w:id="563" w:author="Administrator" w:date="2014-08-05T16:54:00Z">
                  <w:rPr>
                    <w:rFonts w:ascii="Calibri" w:eastAsia="楷体" w:hAnsi="楷体" w:cs="宋体"/>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564" w:author="Administrator" w:date="2014-08-05T16:54:00Z">
                  <w:rPr>
                    <w:rFonts w:cs="宋体"/>
                    <w:color w:val="000000"/>
                    <w:kern w:val="0"/>
                    <w:sz w:val="24"/>
                  </w:rPr>
                </w:rPrChange>
              </w:rPr>
            </w:pPr>
            <w:r w:rsidRPr="009D3A67">
              <w:rPr>
                <w:rFonts w:cs="宋体" w:hint="eastAsia"/>
                <w:color w:val="000000"/>
                <w:kern w:val="0"/>
                <w:sz w:val="24"/>
                <w:rPrChange w:id="565" w:author="Administrator" w:date="2014-08-05T16:54:00Z">
                  <w:rPr>
                    <w:rFonts w:ascii="Calibri" w:hAnsi="Calibri" w:cs="宋体" w:hint="eastAsia"/>
                    <w:color w:val="000000"/>
                    <w:kern w:val="0"/>
                    <w:sz w:val="24"/>
                    <w:szCs w:val="22"/>
                  </w:rPr>
                </w:rPrChange>
              </w:rPr>
              <w:t>物联网工程</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566"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567"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568" w:author="Administrator" w:date="2014-08-05T16:54:00Z">
                  <w:rPr>
                    <w:rFonts w:cs="宋体"/>
                    <w:color w:val="000000"/>
                    <w:kern w:val="0"/>
                    <w:sz w:val="24"/>
                  </w:rPr>
                </w:rPrChange>
              </w:rPr>
            </w:pPr>
            <w:r w:rsidRPr="009D3A67">
              <w:rPr>
                <w:rFonts w:cs="宋体" w:hint="eastAsia"/>
                <w:color w:val="000000"/>
                <w:kern w:val="0"/>
                <w:sz w:val="24"/>
                <w:rPrChange w:id="569" w:author="Administrator" w:date="2014-08-05T16:54:00Z">
                  <w:rPr>
                    <w:rFonts w:ascii="Calibri" w:hAnsi="Calibri" w:cs="宋体" w:hint="eastAsia"/>
                    <w:color w:val="000000"/>
                    <w:kern w:val="0"/>
                    <w:sz w:val="24"/>
                    <w:szCs w:val="22"/>
                  </w:rPr>
                </w:rPrChange>
              </w:rPr>
              <w:t>空间信息与数字技术</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70"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571" w:author="Administrator" w:date="2014-08-05T16:54:00Z">
                  <w:rPr>
                    <w:rFonts w:cs="宋体"/>
                    <w:color w:val="000000"/>
                    <w:kern w:val="0"/>
                    <w:sz w:val="24"/>
                  </w:rPr>
                </w:rPrChange>
              </w:rPr>
            </w:pPr>
            <w:r w:rsidRPr="009D3A67">
              <w:rPr>
                <w:rFonts w:cs="宋体"/>
                <w:color w:val="000000"/>
                <w:kern w:val="0"/>
                <w:sz w:val="24"/>
                <w:rPrChange w:id="572" w:author="Administrator" w:date="2014-08-05T16:54:00Z">
                  <w:rPr>
                    <w:rFonts w:ascii="Calibri" w:hAnsi="Calibri" w:cs="宋体"/>
                    <w:color w:val="000000"/>
                    <w:kern w:val="0"/>
                    <w:sz w:val="24"/>
                    <w:szCs w:val="22"/>
                  </w:rPr>
                </w:rPrChange>
              </w:rPr>
              <w:t>0815</w:t>
            </w:r>
            <w:r w:rsidRPr="009D3A67">
              <w:rPr>
                <w:rFonts w:cs="宋体" w:hint="eastAsia"/>
                <w:color w:val="000000"/>
                <w:kern w:val="0"/>
                <w:sz w:val="24"/>
                <w:rPrChange w:id="573" w:author="Administrator" w:date="2014-08-05T16:54:00Z">
                  <w:rPr>
                    <w:rFonts w:ascii="Calibri" w:hAnsi="Calibri" w:cs="宋体" w:hint="eastAsia"/>
                    <w:color w:val="000000"/>
                    <w:kern w:val="0"/>
                    <w:sz w:val="24"/>
                    <w:szCs w:val="22"/>
                  </w:rPr>
                </w:rPrChange>
              </w:rPr>
              <w:t>水利工程</w:t>
            </w:r>
          </w:p>
          <w:p w:rsidR="00FF4047" w:rsidRPr="009D3A67" w:rsidRDefault="00F80C10" w:rsidP="00E979BC">
            <w:pPr>
              <w:widowControl/>
              <w:snapToGrid w:val="0"/>
              <w:jc w:val="left"/>
              <w:rPr>
                <w:rFonts w:cs="宋体"/>
                <w:color w:val="000000"/>
                <w:kern w:val="0"/>
                <w:sz w:val="24"/>
                <w:rPrChange w:id="574" w:author="Administrator" w:date="2014-08-05T16:54:00Z">
                  <w:rPr>
                    <w:rFonts w:cs="宋体"/>
                    <w:color w:val="000000"/>
                    <w:kern w:val="0"/>
                    <w:sz w:val="24"/>
                  </w:rPr>
                </w:rPrChange>
              </w:rPr>
            </w:pPr>
            <w:r w:rsidRPr="009D3A67">
              <w:rPr>
                <w:rFonts w:eastAsia="楷体" w:hAnsi="楷体" w:cs="宋体" w:hint="eastAsia"/>
                <w:color w:val="000000"/>
                <w:kern w:val="0"/>
                <w:sz w:val="24"/>
                <w:rPrChange w:id="575"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576" w:author="Administrator" w:date="2014-08-05T16:54:00Z">
                  <w:rPr>
                    <w:rFonts w:ascii="Calibri" w:eastAsia="楷体" w:hAnsi="楷体" w:cs="宋体"/>
                    <w:color w:val="000000"/>
                    <w:kern w:val="0"/>
                    <w:szCs w:val="21"/>
                  </w:rPr>
                </w:rPrChange>
              </w:rPr>
              <w:t>2</w:t>
            </w:r>
            <w:r w:rsidRPr="009D3A67">
              <w:rPr>
                <w:rFonts w:eastAsia="楷体" w:hAnsi="楷体" w:cs="宋体" w:hint="eastAsia"/>
                <w:color w:val="000000"/>
                <w:kern w:val="0"/>
                <w:sz w:val="24"/>
                <w:rPrChange w:id="577"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578" w:author="Administrator" w:date="2014-08-05T16:54:00Z">
                  <w:rPr>
                    <w:rFonts w:cs="宋体"/>
                    <w:color w:val="000000"/>
                    <w:kern w:val="0"/>
                    <w:sz w:val="24"/>
                  </w:rPr>
                </w:rPrChange>
              </w:rPr>
            </w:pPr>
            <w:r w:rsidRPr="009D3A67">
              <w:rPr>
                <w:rFonts w:cs="宋体" w:hint="eastAsia"/>
                <w:color w:val="000000"/>
                <w:kern w:val="0"/>
                <w:sz w:val="24"/>
                <w:rPrChange w:id="579" w:author="Administrator" w:date="2014-08-05T16:54:00Z">
                  <w:rPr>
                    <w:rFonts w:ascii="Calibri" w:hAnsi="Calibri" w:cs="宋体" w:hint="eastAsia"/>
                    <w:color w:val="000000"/>
                    <w:kern w:val="0"/>
                    <w:sz w:val="24"/>
                    <w:szCs w:val="22"/>
                  </w:rPr>
                </w:rPrChange>
              </w:rPr>
              <w:t>水资源管理</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80"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581"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582" w:author="Administrator" w:date="2014-08-05T16:54:00Z">
                  <w:rPr>
                    <w:rFonts w:cs="宋体"/>
                    <w:color w:val="000000"/>
                    <w:kern w:val="0"/>
                    <w:sz w:val="24"/>
                  </w:rPr>
                </w:rPrChange>
              </w:rPr>
            </w:pPr>
            <w:r w:rsidRPr="009D3A67">
              <w:rPr>
                <w:rFonts w:cs="宋体" w:hint="eastAsia"/>
                <w:color w:val="000000"/>
                <w:kern w:val="0"/>
                <w:sz w:val="24"/>
                <w:rPrChange w:id="583" w:author="Administrator" w:date="2014-08-05T16:54:00Z">
                  <w:rPr>
                    <w:rFonts w:ascii="Calibri" w:hAnsi="Calibri" w:cs="宋体" w:hint="eastAsia"/>
                    <w:color w:val="000000"/>
                    <w:kern w:val="0"/>
                    <w:sz w:val="24"/>
                    <w:szCs w:val="22"/>
                  </w:rPr>
                </w:rPrChange>
              </w:rPr>
              <w:t>数字水利与智慧流域</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84"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585" w:author="Administrator" w:date="2014-08-05T16:54:00Z">
                  <w:rPr>
                    <w:rFonts w:cs="宋体"/>
                    <w:color w:val="000000"/>
                    <w:kern w:val="0"/>
                    <w:sz w:val="24"/>
                  </w:rPr>
                </w:rPrChange>
              </w:rPr>
            </w:pPr>
            <w:r w:rsidRPr="009D3A67">
              <w:rPr>
                <w:rFonts w:cs="宋体"/>
                <w:color w:val="000000"/>
                <w:kern w:val="0"/>
                <w:sz w:val="24"/>
                <w:rPrChange w:id="586" w:author="Administrator" w:date="2014-08-05T16:54:00Z">
                  <w:rPr>
                    <w:rFonts w:ascii="Calibri" w:hAnsi="Calibri" w:cs="宋体"/>
                    <w:color w:val="000000"/>
                    <w:kern w:val="0"/>
                    <w:sz w:val="24"/>
                    <w:szCs w:val="22"/>
                  </w:rPr>
                </w:rPrChange>
              </w:rPr>
              <w:t>0816</w:t>
            </w:r>
            <w:r w:rsidRPr="009D3A67">
              <w:rPr>
                <w:rFonts w:cs="宋体" w:hint="eastAsia"/>
                <w:color w:val="000000"/>
                <w:kern w:val="0"/>
                <w:sz w:val="24"/>
                <w:rPrChange w:id="587" w:author="Administrator" w:date="2014-08-05T16:54:00Z">
                  <w:rPr>
                    <w:rFonts w:ascii="Calibri" w:hAnsi="Calibri" w:cs="宋体" w:hint="eastAsia"/>
                    <w:color w:val="000000"/>
                    <w:kern w:val="0"/>
                    <w:sz w:val="24"/>
                    <w:szCs w:val="22"/>
                  </w:rPr>
                </w:rPrChange>
              </w:rPr>
              <w:t>测绘科学与技术</w:t>
            </w:r>
          </w:p>
          <w:p w:rsidR="00FF4047" w:rsidRPr="009D3A67" w:rsidRDefault="00F80C10" w:rsidP="00E979BC">
            <w:pPr>
              <w:widowControl/>
              <w:snapToGrid w:val="0"/>
              <w:jc w:val="left"/>
              <w:rPr>
                <w:rFonts w:cs="宋体"/>
                <w:color w:val="000000"/>
                <w:kern w:val="0"/>
                <w:sz w:val="24"/>
                <w:rPrChange w:id="588" w:author="Administrator" w:date="2014-08-05T16:54:00Z">
                  <w:rPr>
                    <w:rFonts w:cs="宋体"/>
                    <w:color w:val="000000"/>
                    <w:kern w:val="0"/>
                    <w:sz w:val="24"/>
                  </w:rPr>
                </w:rPrChange>
              </w:rPr>
            </w:pPr>
            <w:r w:rsidRPr="009D3A67">
              <w:rPr>
                <w:rFonts w:eastAsia="楷体" w:hAnsi="楷体" w:cs="宋体" w:hint="eastAsia"/>
                <w:color w:val="000000"/>
                <w:kern w:val="0"/>
                <w:sz w:val="24"/>
                <w:rPrChange w:id="589" w:author="Administrator" w:date="2014-08-05T16:54:00Z">
                  <w:rPr>
                    <w:rFonts w:ascii="Calibri" w:eastAsia="楷体" w:hAnsi="楷体" w:cs="宋体" w:hint="eastAsia"/>
                    <w:color w:val="000000"/>
                    <w:kern w:val="0"/>
                    <w:szCs w:val="21"/>
                  </w:rPr>
                </w:rPrChange>
              </w:rPr>
              <w:t>（</w:t>
            </w:r>
            <w:r w:rsidRPr="009D3A67">
              <w:rPr>
                <w:rFonts w:eastAsia="楷体" w:hAnsi="楷体" w:cs="宋体"/>
                <w:color w:val="000000"/>
                <w:kern w:val="0"/>
                <w:sz w:val="24"/>
                <w:rPrChange w:id="590" w:author="Administrator" w:date="2014-08-05T16:54:00Z">
                  <w:rPr>
                    <w:rFonts w:ascii="Calibri" w:eastAsia="楷体" w:hAnsi="楷体" w:cs="宋体"/>
                    <w:color w:val="000000"/>
                    <w:kern w:val="0"/>
                    <w:szCs w:val="21"/>
                  </w:rPr>
                </w:rPrChange>
              </w:rPr>
              <w:t>BUCA</w:t>
            </w:r>
            <w:r w:rsidRPr="009D3A67">
              <w:rPr>
                <w:rFonts w:eastAsia="楷体" w:hAnsi="楷体" w:cs="宋体" w:hint="eastAsia"/>
                <w:color w:val="000000"/>
                <w:kern w:val="0"/>
                <w:sz w:val="24"/>
                <w:rPrChange w:id="591" w:author="Administrator" w:date="2014-08-05T16:54:00Z">
                  <w:rPr>
                    <w:rFonts w:ascii="Calibri" w:eastAsia="楷体" w:hAnsi="楷体" w:cs="宋体" w:hint="eastAsia"/>
                    <w:color w:val="000000"/>
                    <w:kern w:val="0"/>
                    <w:szCs w:val="21"/>
                  </w:rPr>
                </w:rPrChange>
              </w:rPr>
              <w:t>高校未参评）</w:t>
            </w:r>
          </w:p>
        </w:tc>
        <w:tc>
          <w:tcPr>
            <w:tcW w:w="3036" w:type="dxa"/>
            <w:vAlign w:val="center"/>
          </w:tcPr>
          <w:p w:rsidR="00FF4047" w:rsidRPr="009D3A67" w:rsidRDefault="00F80C10" w:rsidP="00300C06">
            <w:pPr>
              <w:widowControl/>
              <w:snapToGrid w:val="0"/>
              <w:rPr>
                <w:rFonts w:cs="宋体"/>
                <w:color w:val="000000"/>
                <w:kern w:val="0"/>
                <w:sz w:val="24"/>
                <w:rPrChange w:id="592" w:author="Administrator" w:date="2014-08-05T16:54:00Z">
                  <w:rPr>
                    <w:rFonts w:cs="宋体"/>
                    <w:color w:val="000000"/>
                    <w:kern w:val="0"/>
                    <w:sz w:val="24"/>
                  </w:rPr>
                </w:rPrChange>
              </w:rPr>
            </w:pPr>
            <w:r w:rsidRPr="009D3A67">
              <w:rPr>
                <w:rFonts w:cs="宋体" w:hint="eastAsia"/>
                <w:color w:val="000000"/>
                <w:kern w:val="0"/>
                <w:sz w:val="24"/>
                <w:rPrChange w:id="593" w:author="Administrator" w:date="2014-08-05T16:54:00Z">
                  <w:rPr>
                    <w:rFonts w:ascii="Calibri" w:hAnsi="Calibri" w:cs="宋体" w:hint="eastAsia"/>
                    <w:color w:val="000000"/>
                    <w:kern w:val="0"/>
                    <w:sz w:val="24"/>
                    <w:szCs w:val="22"/>
                  </w:rPr>
                </w:rPrChange>
              </w:rPr>
              <w:t>遥感科学与技术</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94"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595"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596" w:author="Administrator" w:date="2014-08-05T16:54:00Z">
                  <w:rPr>
                    <w:rFonts w:cs="宋体"/>
                    <w:color w:val="000000"/>
                    <w:kern w:val="0"/>
                    <w:sz w:val="24"/>
                  </w:rPr>
                </w:rPrChange>
              </w:rPr>
            </w:pPr>
            <w:r w:rsidRPr="009D3A67">
              <w:rPr>
                <w:rFonts w:cs="宋体" w:hint="eastAsia"/>
                <w:color w:val="000000"/>
                <w:kern w:val="0"/>
                <w:sz w:val="24"/>
                <w:rPrChange w:id="597" w:author="Administrator" w:date="2014-08-05T16:54:00Z">
                  <w:rPr>
                    <w:rFonts w:ascii="Calibri" w:hAnsi="Calibri" w:cs="宋体" w:hint="eastAsia"/>
                    <w:color w:val="000000"/>
                    <w:kern w:val="0"/>
                    <w:sz w:val="24"/>
                    <w:szCs w:val="22"/>
                  </w:rPr>
                </w:rPrChange>
              </w:rPr>
              <w:t>地理信息工程</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598"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599"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600" w:author="Administrator" w:date="2014-08-05T16:54:00Z">
                  <w:rPr>
                    <w:rFonts w:cs="宋体"/>
                    <w:color w:val="000000"/>
                    <w:kern w:val="0"/>
                    <w:sz w:val="24"/>
                  </w:rPr>
                </w:rPrChange>
              </w:rPr>
            </w:pPr>
            <w:r w:rsidRPr="009D3A67">
              <w:rPr>
                <w:rFonts w:cs="宋体" w:hint="eastAsia"/>
                <w:color w:val="000000"/>
                <w:kern w:val="0"/>
                <w:sz w:val="24"/>
                <w:rPrChange w:id="601" w:author="Administrator" w:date="2014-08-05T16:54:00Z">
                  <w:rPr>
                    <w:rFonts w:ascii="Calibri" w:hAnsi="Calibri" w:cs="宋体" w:hint="eastAsia"/>
                    <w:color w:val="000000"/>
                    <w:kern w:val="0"/>
                    <w:sz w:val="24"/>
                    <w:szCs w:val="22"/>
                  </w:rPr>
                </w:rPrChange>
              </w:rPr>
              <w:t>导航工程</w:t>
            </w:r>
          </w:p>
        </w:tc>
      </w:tr>
      <w:tr w:rsidR="00FF4047" w:rsidRPr="009D3A67">
        <w:trPr>
          <w:trHeight w:val="300"/>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602"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603" w:author="Administrator" w:date="2014-08-05T16:54:00Z">
                  <w:rPr>
                    <w:rFonts w:cs="宋体"/>
                    <w:color w:val="000000"/>
                    <w:kern w:val="0"/>
                    <w:sz w:val="24"/>
                  </w:rPr>
                </w:rPrChange>
              </w:rPr>
            </w:pPr>
            <w:r w:rsidRPr="009D3A67">
              <w:rPr>
                <w:rFonts w:cs="宋体"/>
                <w:color w:val="000000"/>
                <w:kern w:val="0"/>
                <w:sz w:val="24"/>
                <w:rPrChange w:id="604" w:author="Administrator" w:date="2014-08-05T16:54:00Z">
                  <w:rPr>
                    <w:rFonts w:ascii="Calibri" w:hAnsi="Calibri" w:cs="宋体"/>
                    <w:color w:val="000000"/>
                    <w:kern w:val="0"/>
                    <w:sz w:val="24"/>
                    <w:szCs w:val="22"/>
                  </w:rPr>
                </w:rPrChange>
              </w:rPr>
              <w:t>0835</w:t>
            </w:r>
            <w:r w:rsidRPr="009D3A67">
              <w:rPr>
                <w:rFonts w:cs="宋体" w:hint="eastAsia"/>
                <w:color w:val="000000"/>
                <w:kern w:val="0"/>
                <w:sz w:val="24"/>
                <w:rPrChange w:id="605" w:author="Administrator" w:date="2014-08-05T16:54:00Z">
                  <w:rPr>
                    <w:rFonts w:ascii="Calibri" w:hAnsi="Calibri" w:cs="宋体" w:hint="eastAsia"/>
                    <w:color w:val="000000"/>
                    <w:kern w:val="0"/>
                    <w:sz w:val="24"/>
                    <w:szCs w:val="22"/>
                  </w:rPr>
                </w:rPrChange>
              </w:rPr>
              <w:t>软件工程</w:t>
            </w:r>
          </w:p>
          <w:p w:rsidR="00FF4047" w:rsidRPr="009D3A67" w:rsidRDefault="00F80C10" w:rsidP="00E979BC">
            <w:pPr>
              <w:widowControl/>
              <w:snapToGrid w:val="0"/>
              <w:jc w:val="left"/>
              <w:rPr>
                <w:rFonts w:cs="宋体"/>
                <w:color w:val="000000"/>
                <w:kern w:val="0"/>
                <w:sz w:val="24"/>
                <w:rPrChange w:id="606" w:author="Administrator" w:date="2014-08-05T16:54:00Z">
                  <w:rPr>
                    <w:rFonts w:cs="宋体"/>
                    <w:color w:val="000000"/>
                    <w:kern w:val="0"/>
                    <w:sz w:val="24"/>
                  </w:rPr>
                </w:rPrChange>
              </w:rPr>
            </w:pPr>
            <w:r w:rsidRPr="009D3A67">
              <w:rPr>
                <w:rFonts w:eastAsia="楷体" w:hAnsi="楷体" w:cs="宋体"/>
                <w:color w:val="000000"/>
                <w:kern w:val="0"/>
                <w:sz w:val="24"/>
                <w:rPrChange w:id="607" w:author="Administrator" w:date="2014-08-05T16:54:00Z">
                  <w:rPr>
                    <w:rFonts w:ascii="Calibri" w:eastAsia="楷体" w:hAnsi="楷体" w:cs="宋体"/>
                    <w:color w:val="000000"/>
                    <w:kern w:val="0"/>
                    <w:szCs w:val="21"/>
                  </w:rPr>
                </w:rPrChange>
              </w:rPr>
              <w:t>（</w:t>
            </w:r>
            <w:r w:rsidRPr="009D3A67">
              <w:rPr>
                <w:rFonts w:eastAsia="楷体" w:hAnsi="楷体" w:cs="宋体" w:hint="eastAsia"/>
                <w:color w:val="000000"/>
                <w:kern w:val="0"/>
                <w:sz w:val="24"/>
                <w:rPrChange w:id="608"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609"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610"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611" w:author="Administrator" w:date="2014-08-05T16:54:00Z">
                  <w:rPr>
                    <w:rFonts w:ascii="Calibri" w:eastAsia="楷体" w:hAnsi="楷体" w:cs="宋体"/>
                    <w:color w:val="000000"/>
                    <w:kern w:val="0"/>
                    <w:szCs w:val="21"/>
                  </w:rPr>
                </w:rPrChange>
              </w:rPr>
              <w:t>3</w:t>
            </w:r>
            <w:r w:rsidRPr="009D3A67">
              <w:rPr>
                <w:rFonts w:eastAsia="楷体" w:hAnsi="楷体" w:cs="宋体"/>
                <w:color w:val="000000"/>
                <w:kern w:val="0"/>
                <w:sz w:val="24"/>
                <w:rPrChange w:id="612" w:author="Administrator" w:date="2014-08-05T16:54:00Z">
                  <w:rPr>
                    <w:rFonts w:ascii="Calibri" w:eastAsia="楷体" w:hAnsi="楷体" w:cs="宋体"/>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613" w:author="Administrator" w:date="2014-08-05T16:54:00Z">
                  <w:rPr>
                    <w:rFonts w:cs="宋体"/>
                    <w:color w:val="000000"/>
                    <w:kern w:val="0"/>
                    <w:sz w:val="24"/>
                  </w:rPr>
                </w:rPrChange>
              </w:rPr>
            </w:pPr>
            <w:r w:rsidRPr="009D3A67">
              <w:rPr>
                <w:rFonts w:cs="宋体" w:hint="eastAsia"/>
                <w:color w:val="000000"/>
                <w:kern w:val="0"/>
                <w:sz w:val="24"/>
                <w:rPrChange w:id="614" w:author="Administrator" w:date="2014-08-05T16:54:00Z">
                  <w:rPr>
                    <w:rFonts w:ascii="Calibri" w:hAnsi="Calibri" w:cs="宋体" w:hint="eastAsia"/>
                    <w:color w:val="000000"/>
                    <w:kern w:val="0"/>
                    <w:sz w:val="24"/>
                    <w:szCs w:val="22"/>
                  </w:rPr>
                </w:rPrChange>
              </w:rPr>
              <w:t>软件工程</w:t>
            </w:r>
          </w:p>
        </w:tc>
      </w:tr>
      <w:tr w:rsidR="00FF4047" w:rsidRPr="009D3A67">
        <w:trPr>
          <w:trHeight w:val="300"/>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615"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616"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617" w:author="Administrator" w:date="2014-08-05T16:54:00Z">
                  <w:rPr>
                    <w:rFonts w:cs="宋体"/>
                    <w:color w:val="000000"/>
                    <w:kern w:val="0"/>
                    <w:sz w:val="24"/>
                  </w:rPr>
                </w:rPrChange>
              </w:rPr>
            </w:pPr>
            <w:r w:rsidRPr="009D3A67">
              <w:rPr>
                <w:rFonts w:cs="宋体" w:hint="eastAsia"/>
                <w:color w:val="000000"/>
                <w:kern w:val="0"/>
                <w:sz w:val="24"/>
                <w:rPrChange w:id="618" w:author="Administrator" w:date="2014-08-05T16:54:00Z">
                  <w:rPr>
                    <w:rFonts w:ascii="Calibri" w:hAnsi="Calibri" w:cs="宋体" w:hint="eastAsia"/>
                    <w:color w:val="000000"/>
                    <w:kern w:val="0"/>
                    <w:sz w:val="24"/>
                    <w:szCs w:val="22"/>
                  </w:rPr>
                </w:rPrChange>
              </w:rPr>
              <w:t>空间数据库</w:t>
            </w:r>
          </w:p>
        </w:tc>
      </w:tr>
      <w:tr w:rsidR="00FF4047" w:rsidRPr="009D3A67">
        <w:trPr>
          <w:trHeight w:val="300"/>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619"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620"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621" w:author="Administrator" w:date="2014-08-05T16:54:00Z">
                  <w:rPr>
                    <w:rFonts w:cs="宋体"/>
                    <w:color w:val="000000"/>
                    <w:kern w:val="0"/>
                    <w:sz w:val="24"/>
                  </w:rPr>
                </w:rPrChange>
              </w:rPr>
            </w:pPr>
            <w:r w:rsidRPr="009D3A67">
              <w:rPr>
                <w:rFonts w:cs="宋体" w:hint="eastAsia"/>
                <w:color w:val="000000"/>
                <w:kern w:val="0"/>
                <w:sz w:val="24"/>
                <w:rPrChange w:id="622" w:author="Administrator" w:date="2014-08-05T16:54:00Z">
                  <w:rPr>
                    <w:rFonts w:ascii="Calibri" w:hAnsi="Calibri" w:cs="宋体" w:hint="eastAsia"/>
                    <w:color w:val="000000"/>
                    <w:kern w:val="0"/>
                    <w:sz w:val="24"/>
                    <w:szCs w:val="22"/>
                  </w:rPr>
                </w:rPrChange>
              </w:rPr>
              <w:t>三维仿真</w:t>
            </w:r>
          </w:p>
        </w:tc>
      </w:tr>
      <w:tr w:rsidR="00FF4047" w:rsidRPr="009D3A67">
        <w:trPr>
          <w:jc w:val="center"/>
        </w:trPr>
        <w:tc>
          <w:tcPr>
            <w:tcW w:w="1224" w:type="dxa"/>
            <w:vMerge w:val="restart"/>
            <w:vAlign w:val="center"/>
          </w:tcPr>
          <w:p w:rsidR="00FF4047" w:rsidRPr="009D3A67" w:rsidRDefault="00F80C10" w:rsidP="00300C06">
            <w:pPr>
              <w:widowControl/>
              <w:snapToGrid w:val="0"/>
              <w:jc w:val="center"/>
              <w:rPr>
                <w:rFonts w:cs="宋体"/>
                <w:color w:val="000000"/>
                <w:kern w:val="0"/>
                <w:sz w:val="24"/>
                <w:rPrChange w:id="623" w:author="Administrator" w:date="2014-08-05T16:54:00Z">
                  <w:rPr>
                    <w:rFonts w:cs="宋体"/>
                    <w:color w:val="000000"/>
                    <w:kern w:val="0"/>
                    <w:sz w:val="24"/>
                  </w:rPr>
                </w:rPrChange>
              </w:rPr>
            </w:pPr>
            <w:r w:rsidRPr="009D3A67">
              <w:rPr>
                <w:rFonts w:cs="宋体"/>
                <w:bCs/>
                <w:color w:val="000000"/>
                <w:kern w:val="0"/>
                <w:sz w:val="24"/>
                <w:rPrChange w:id="624" w:author="Administrator" w:date="2014-08-05T16:54:00Z">
                  <w:rPr>
                    <w:rFonts w:ascii="Calibri" w:hAnsi="Calibri" w:cs="宋体"/>
                    <w:bCs/>
                    <w:color w:val="000000"/>
                    <w:kern w:val="0"/>
                    <w:sz w:val="24"/>
                    <w:szCs w:val="22"/>
                  </w:rPr>
                </w:rPrChange>
              </w:rPr>
              <w:t>10</w:t>
            </w:r>
            <w:r w:rsidRPr="009D3A67">
              <w:rPr>
                <w:rFonts w:cs="宋体" w:hint="eastAsia"/>
                <w:bCs/>
                <w:color w:val="000000"/>
                <w:kern w:val="0"/>
                <w:sz w:val="24"/>
                <w:rPrChange w:id="625" w:author="Administrator" w:date="2014-08-05T16:54:00Z">
                  <w:rPr>
                    <w:rFonts w:ascii="Calibri" w:hAnsi="Calibri" w:cs="宋体" w:hint="eastAsia"/>
                    <w:bCs/>
                    <w:color w:val="000000"/>
                    <w:kern w:val="0"/>
                    <w:sz w:val="24"/>
                    <w:szCs w:val="22"/>
                  </w:rPr>
                </w:rPrChange>
              </w:rPr>
              <w:t>医学</w:t>
            </w:r>
          </w:p>
        </w:tc>
        <w:tc>
          <w:tcPr>
            <w:tcW w:w="3254" w:type="dxa"/>
            <w:vMerge w:val="restart"/>
            <w:vAlign w:val="center"/>
          </w:tcPr>
          <w:p w:rsidR="00DC51C1" w:rsidRPr="009D3A67" w:rsidRDefault="00F80C10" w:rsidP="00DC51C1">
            <w:pPr>
              <w:widowControl/>
              <w:snapToGrid w:val="0"/>
              <w:rPr>
                <w:rFonts w:cs="宋体"/>
                <w:color w:val="000000"/>
                <w:kern w:val="0"/>
                <w:sz w:val="24"/>
                <w:rPrChange w:id="626" w:author="Administrator" w:date="2014-08-05T16:54:00Z">
                  <w:rPr>
                    <w:rFonts w:cs="宋体"/>
                    <w:color w:val="000000"/>
                    <w:kern w:val="0"/>
                    <w:sz w:val="24"/>
                  </w:rPr>
                </w:rPrChange>
              </w:rPr>
            </w:pPr>
            <w:r w:rsidRPr="009D3A67">
              <w:rPr>
                <w:rFonts w:cs="宋体"/>
                <w:color w:val="000000"/>
                <w:kern w:val="0"/>
                <w:sz w:val="24"/>
                <w:rPrChange w:id="627" w:author="Administrator" w:date="2014-08-05T16:54:00Z">
                  <w:rPr>
                    <w:rFonts w:ascii="Calibri" w:hAnsi="Calibri" w:cs="宋体"/>
                    <w:color w:val="000000"/>
                    <w:kern w:val="0"/>
                    <w:sz w:val="24"/>
                    <w:szCs w:val="22"/>
                  </w:rPr>
                </w:rPrChange>
              </w:rPr>
              <w:t>1004</w:t>
            </w:r>
            <w:r w:rsidRPr="009D3A67">
              <w:rPr>
                <w:rFonts w:cs="宋体" w:hint="eastAsia"/>
                <w:color w:val="000000"/>
                <w:kern w:val="0"/>
                <w:sz w:val="24"/>
                <w:rPrChange w:id="628" w:author="Administrator" w:date="2014-08-05T16:54:00Z">
                  <w:rPr>
                    <w:rFonts w:ascii="Calibri" w:hAnsi="Calibri" w:cs="宋体" w:hint="eastAsia"/>
                    <w:color w:val="000000"/>
                    <w:kern w:val="0"/>
                    <w:sz w:val="24"/>
                    <w:szCs w:val="22"/>
                  </w:rPr>
                </w:rPrChange>
              </w:rPr>
              <w:t>公共卫生与预防医学</w:t>
            </w:r>
          </w:p>
          <w:p w:rsidR="00FF4047" w:rsidRPr="009D3A67" w:rsidRDefault="00F80C10" w:rsidP="00E979BC">
            <w:pPr>
              <w:widowControl/>
              <w:snapToGrid w:val="0"/>
              <w:jc w:val="left"/>
              <w:rPr>
                <w:rFonts w:cs="宋体"/>
                <w:color w:val="000000"/>
                <w:kern w:val="0"/>
                <w:sz w:val="24"/>
                <w:rPrChange w:id="629" w:author="Administrator" w:date="2014-08-05T16:54:00Z">
                  <w:rPr>
                    <w:rFonts w:cs="宋体"/>
                    <w:color w:val="000000"/>
                    <w:kern w:val="0"/>
                    <w:sz w:val="24"/>
                  </w:rPr>
                </w:rPrChange>
              </w:rPr>
            </w:pPr>
            <w:r w:rsidRPr="009D3A67">
              <w:rPr>
                <w:rFonts w:eastAsia="楷体" w:hAnsi="楷体" w:cs="宋体"/>
                <w:color w:val="000000"/>
                <w:kern w:val="0"/>
                <w:sz w:val="24"/>
                <w:rPrChange w:id="630" w:author="Administrator" w:date="2014-08-05T16:54:00Z">
                  <w:rPr>
                    <w:rFonts w:ascii="Calibri" w:eastAsia="楷体" w:hAnsi="楷体" w:cs="宋体"/>
                    <w:color w:val="000000"/>
                    <w:kern w:val="0"/>
                    <w:szCs w:val="21"/>
                  </w:rPr>
                </w:rPrChange>
              </w:rPr>
              <w:t>（</w:t>
            </w:r>
            <w:r w:rsidRPr="009D3A67">
              <w:rPr>
                <w:rFonts w:eastAsia="楷体" w:hAnsi="楷体" w:cs="宋体" w:hint="eastAsia"/>
                <w:color w:val="000000"/>
                <w:kern w:val="0"/>
                <w:sz w:val="24"/>
                <w:rPrChange w:id="631"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632" w:author="Administrator" w:date="2014-08-05T16:54:00Z">
                  <w:rPr>
                    <w:rFonts w:ascii="Calibri" w:eastAsia="楷体" w:hAnsi="楷体" w:cs="宋体"/>
                    <w:color w:val="000000"/>
                    <w:kern w:val="0"/>
                    <w:szCs w:val="21"/>
                  </w:rPr>
                </w:rPrChange>
              </w:rPr>
              <w:t>2</w:t>
            </w:r>
            <w:r w:rsidRPr="009D3A67">
              <w:rPr>
                <w:rFonts w:eastAsia="楷体" w:hAnsi="楷体" w:cs="宋体"/>
                <w:color w:val="000000"/>
                <w:kern w:val="0"/>
                <w:sz w:val="24"/>
                <w:rPrChange w:id="633" w:author="Administrator" w:date="2014-08-05T16:54:00Z">
                  <w:rPr>
                    <w:rFonts w:ascii="Calibri" w:eastAsia="楷体" w:hAnsi="楷体" w:cs="宋体"/>
                    <w:color w:val="000000"/>
                    <w:kern w:val="0"/>
                    <w:szCs w:val="21"/>
                  </w:rPr>
                </w:rPrChange>
              </w:rPr>
              <w:t>）</w:t>
            </w:r>
          </w:p>
        </w:tc>
        <w:tc>
          <w:tcPr>
            <w:tcW w:w="3036" w:type="dxa"/>
            <w:vAlign w:val="center"/>
          </w:tcPr>
          <w:p w:rsidR="00FF4047" w:rsidRPr="009D3A67" w:rsidRDefault="00F80C10" w:rsidP="00300C06">
            <w:pPr>
              <w:widowControl/>
              <w:snapToGrid w:val="0"/>
              <w:rPr>
                <w:rFonts w:cs="宋体"/>
                <w:bCs/>
                <w:color w:val="000000"/>
                <w:kern w:val="0"/>
                <w:sz w:val="24"/>
                <w:rPrChange w:id="634" w:author="Administrator" w:date="2014-08-05T16:54:00Z">
                  <w:rPr>
                    <w:rFonts w:cs="宋体"/>
                    <w:bCs/>
                    <w:color w:val="000000"/>
                    <w:kern w:val="0"/>
                    <w:sz w:val="24"/>
                  </w:rPr>
                </w:rPrChange>
              </w:rPr>
            </w:pPr>
            <w:r w:rsidRPr="009D3A67">
              <w:rPr>
                <w:rFonts w:cs="宋体" w:hint="eastAsia"/>
                <w:bCs/>
                <w:color w:val="000000"/>
                <w:kern w:val="0"/>
                <w:sz w:val="24"/>
                <w:rPrChange w:id="635" w:author="Administrator" w:date="2014-08-05T16:54:00Z">
                  <w:rPr>
                    <w:rFonts w:ascii="Calibri" w:hAnsi="Calibri" w:cs="宋体" w:hint="eastAsia"/>
                    <w:bCs/>
                    <w:color w:val="000000"/>
                    <w:kern w:val="0"/>
                    <w:sz w:val="24"/>
                    <w:szCs w:val="22"/>
                  </w:rPr>
                </w:rPrChange>
              </w:rPr>
              <w:t>全球健康学</w:t>
            </w:r>
          </w:p>
        </w:tc>
      </w:tr>
      <w:tr w:rsidR="00923674" w:rsidRPr="009D3A67">
        <w:trPr>
          <w:jc w:val="center"/>
        </w:trPr>
        <w:tc>
          <w:tcPr>
            <w:tcW w:w="1224" w:type="dxa"/>
            <w:vMerge/>
            <w:vAlign w:val="center"/>
          </w:tcPr>
          <w:p w:rsidR="00923674" w:rsidRPr="009D3A67" w:rsidRDefault="00923674" w:rsidP="00300C06">
            <w:pPr>
              <w:keepNext/>
              <w:keepLines/>
              <w:widowControl/>
              <w:snapToGrid w:val="0"/>
              <w:spacing w:before="260" w:after="260" w:line="416" w:lineRule="auto"/>
              <w:jc w:val="center"/>
              <w:outlineLvl w:val="2"/>
              <w:rPr>
                <w:rFonts w:cs="宋体"/>
                <w:bCs/>
                <w:color w:val="000000"/>
                <w:kern w:val="0"/>
                <w:sz w:val="24"/>
                <w:rPrChange w:id="636" w:author="Administrator" w:date="2014-08-05T16:54:00Z">
                  <w:rPr>
                    <w:rFonts w:cs="宋体"/>
                    <w:b/>
                    <w:bCs/>
                    <w:color w:val="000000"/>
                    <w:kern w:val="0"/>
                    <w:sz w:val="24"/>
                  </w:rPr>
                </w:rPrChange>
              </w:rPr>
            </w:pPr>
          </w:p>
        </w:tc>
        <w:tc>
          <w:tcPr>
            <w:tcW w:w="3254" w:type="dxa"/>
            <w:vMerge/>
            <w:vAlign w:val="center"/>
          </w:tcPr>
          <w:p w:rsidR="00923674" w:rsidRPr="009D3A67" w:rsidRDefault="00923674" w:rsidP="00DC51C1">
            <w:pPr>
              <w:keepNext/>
              <w:keepLines/>
              <w:widowControl/>
              <w:snapToGrid w:val="0"/>
              <w:spacing w:before="260" w:after="260" w:line="416" w:lineRule="auto"/>
              <w:outlineLvl w:val="2"/>
              <w:rPr>
                <w:rFonts w:cs="宋体"/>
                <w:color w:val="000000"/>
                <w:kern w:val="0"/>
                <w:sz w:val="24"/>
                <w:rPrChange w:id="637" w:author="Administrator" w:date="2014-08-05T16:54:00Z">
                  <w:rPr>
                    <w:rFonts w:cs="宋体"/>
                    <w:b/>
                    <w:bCs/>
                    <w:color w:val="000000"/>
                    <w:kern w:val="0"/>
                    <w:sz w:val="24"/>
                  </w:rPr>
                </w:rPrChange>
              </w:rPr>
            </w:pPr>
          </w:p>
        </w:tc>
        <w:tc>
          <w:tcPr>
            <w:tcW w:w="3036" w:type="dxa"/>
            <w:vAlign w:val="center"/>
          </w:tcPr>
          <w:p w:rsidR="00923674" w:rsidRPr="009D3A67" w:rsidRDefault="00F80C10" w:rsidP="00300C06">
            <w:pPr>
              <w:widowControl/>
              <w:snapToGrid w:val="0"/>
              <w:rPr>
                <w:rFonts w:cs="宋体"/>
                <w:bCs/>
                <w:color w:val="000000"/>
                <w:kern w:val="0"/>
                <w:sz w:val="24"/>
                <w:rPrChange w:id="638" w:author="Administrator" w:date="2014-08-05T16:54:00Z">
                  <w:rPr>
                    <w:rFonts w:cs="宋体"/>
                    <w:bCs/>
                    <w:color w:val="000000"/>
                    <w:kern w:val="0"/>
                    <w:sz w:val="24"/>
                  </w:rPr>
                </w:rPrChange>
              </w:rPr>
            </w:pPr>
            <w:r w:rsidRPr="009D3A67">
              <w:rPr>
                <w:rFonts w:cs="宋体" w:hint="eastAsia"/>
                <w:bCs/>
                <w:color w:val="000000"/>
                <w:kern w:val="0"/>
                <w:sz w:val="24"/>
                <w:rPrChange w:id="639" w:author="Administrator" w:date="2014-08-05T16:54:00Z">
                  <w:rPr>
                    <w:rFonts w:ascii="Calibri" w:hAnsi="Calibri" w:cs="宋体" w:hint="eastAsia"/>
                    <w:bCs/>
                    <w:color w:val="000000"/>
                    <w:kern w:val="0"/>
                    <w:sz w:val="24"/>
                    <w:szCs w:val="22"/>
                  </w:rPr>
                </w:rPrChange>
              </w:rPr>
              <w:t>妇幼保健医学</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640"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641"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bCs/>
                <w:color w:val="000000"/>
                <w:kern w:val="0"/>
                <w:sz w:val="24"/>
                <w:rPrChange w:id="642" w:author="Administrator" w:date="2014-08-05T16:54:00Z">
                  <w:rPr>
                    <w:rFonts w:cs="宋体"/>
                    <w:bCs/>
                    <w:color w:val="000000"/>
                    <w:kern w:val="0"/>
                    <w:sz w:val="24"/>
                  </w:rPr>
                </w:rPrChange>
              </w:rPr>
            </w:pPr>
            <w:r w:rsidRPr="009D3A67">
              <w:rPr>
                <w:rFonts w:cs="宋体" w:hint="eastAsia"/>
                <w:bCs/>
                <w:color w:val="000000"/>
                <w:kern w:val="0"/>
                <w:sz w:val="24"/>
                <w:rPrChange w:id="643" w:author="Administrator" w:date="2014-08-05T16:54:00Z">
                  <w:rPr>
                    <w:rFonts w:ascii="Calibri" w:hAnsi="Calibri" w:cs="宋体" w:hint="eastAsia"/>
                    <w:bCs/>
                    <w:color w:val="000000"/>
                    <w:kern w:val="0"/>
                    <w:sz w:val="24"/>
                    <w:szCs w:val="22"/>
                  </w:rPr>
                </w:rPrChange>
              </w:rPr>
              <w:t>营养与食品卫生</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644" w:author="Administrator" w:date="2014-08-05T16:54:00Z">
                  <w:rPr>
                    <w:rFonts w:cs="宋体"/>
                    <w:b/>
                    <w:bCs/>
                    <w:color w:val="000000"/>
                    <w:kern w:val="0"/>
                    <w:sz w:val="24"/>
                  </w:rPr>
                </w:rPrChange>
              </w:rPr>
            </w:pPr>
          </w:p>
        </w:tc>
        <w:tc>
          <w:tcPr>
            <w:tcW w:w="3254" w:type="dxa"/>
            <w:vMerge w:val="restart"/>
            <w:vAlign w:val="center"/>
          </w:tcPr>
          <w:p w:rsidR="0091442E" w:rsidRPr="009D3A67" w:rsidRDefault="00F80C10" w:rsidP="00DC51C1">
            <w:pPr>
              <w:snapToGrid w:val="0"/>
              <w:rPr>
                <w:rFonts w:cs="宋体"/>
                <w:color w:val="000000"/>
                <w:kern w:val="0"/>
                <w:sz w:val="24"/>
                <w:rPrChange w:id="645" w:author="Administrator" w:date="2014-08-05T16:54:00Z">
                  <w:rPr>
                    <w:rFonts w:cs="宋体"/>
                    <w:color w:val="000000"/>
                    <w:kern w:val="0"/>
                    <w:sz w:val="24"/>
                  </w:rPr>
                </w:rPrChange>
              </w:rPr>
            </w:pPr>
            <w:r w:rsidRPr="009D3A67">
              <w:rPr>
                <w:rFonts w:cs="宋体"/>
                <w:color w:val="000000"/>
                <w:kern w:val="0"/>
                <w:sz w:val="24"/>
                <w:rPrChange w:id="646" w:author="Administrator" w:date="2014-08-05T16:54:00Z">
                  <w:rPr>
                    <w:rFonts w:ascii="Calibri" w:hAnsi="Calibri" w:cs="宋体"/>
                    <w:color w:val="000000"/>
                    <w:kern w:val="0"/>
                    <w:sz w:val="24"/>
                    <w:szCs w:val="22"/>
                  </w:rPr>
                </w:rPrChange>
              </w:rPr>
              <w:t>1011</w:t>
            </w:r>
            <w:r w:rsidRPr="009D3A67">
              <w:rPr>
                <w:rFonts w:cs="宋体" w:hint="eastAsia"/>
                <w:color w:val="000000"/>
                <w:kern w:val="0"/>
                <w:sz w:val="24"/>
                <w:rPrChange w:id="647" w:author="Administrator" w:date="2014-08-05T16:54:00Z">
                  <w:rPr>
                    <w:rFonts w:ascii="Calibri" w:hAnsi="Calibri" w:cs="宋体" w:hint="eastAsia"/>
                    <w:color w:val="000000"/>
                    <w:kern w:val="0"/>
                    <w:sz w:val="24"/>
                    <w:szCs w:val="22"/>
                  </w:rPr>
                </w:rPrChange>
              </w:rPr>
              <w:t>护理学</w:t>
            </w:r>
          </w:p>
          <w:p w:rsidR="00FF4047" w:rsidRPr="009D3A67" w:rsidRDefault="00F80C10" w:rsidP="00E979BC">
            <w:pPr>
              <w:widowControl/>
              <w:snapToGrid w:val="0"/>
              <w:jc w:val="left"/>
              <w:rPr>
                <w:rFonts w:cs="宋体"/>
                <w:color w:val="000000"/>
                <w:kern w:val="0"/>
                <w:sz w:val="24"/>
                <w:rPrChange w:id="648" w:author="Administrator" w:date="2014-08-05T16:54:00Z">
                  <w:rPr>
                    <w:rFonts w:cs="宋体"/>
                    <w:color w:val="000000"/>
                    <w:kern w:val="0"/>
                    <w:sz w:val="24"/>
                  </w:rPr>
                </w:rPrChange>
              </w:rPr>
            </w:pPr>
            <w:r w:rsidRPr="009D3A67">
              <w:rPr>
                <w:rFonts w:eastAsia="楷体" w:hAnsi="楷体" w:cs="宋体" w:hint="eastAsia"/>
                <w:color w:val="000000"/>
                <w:kern w:val="0"/>
                <w:sz w:val="24"/>
                <w:rPrChange w:id="649"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650" w:author="Administrator" w:date="2014-08-05T16:54:00Z">
                  <w:rPr>
                    <w:rFonts w:ascii="Calibri" w:eastAsia="楷体" w:hAnsi="楷体" w:cs="宋体"/>
                    <w:color w:val="000000"/>
                    <w:kern w:val="0"/>
                    <w:szCs w:val="21"/>
                  </w:rPr>
                </w:rPrChange>
              </w:rPr>
              <w:t>1</w:t>
            </w:r>
            <w:r w:rsidRPr="009D3A67">
              <w:rPr>
                <w:rFonts w:eastAsia="楷体" w:hAnsi="楷体" w:cs="宋体" w:hint="eastAsia"/>
                <w:color w:val="000000"/>
                <w:kern w:val="0"/>
                <w:sz w:val="24"/>
                <w:rPrChange w:id="651"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napToGrid w:val="0"/>
              <w:rPr>
                <w:rFonts w:cs="宋体"/>
                <w:bCs/>
                <w:color w:val="000000"/>
                <w:kern w:val="0"/>
                <w:sz w:val="24"/>
                <w:rPrChange w:id="652" w:author="Administrator" w:date="2014-08-05T16:54:00Z">
                  <w:rPr>
                    <w:rFonts w:cs="宋体"/>
                    <w:bCs/>
                    <w:color w:val="000000"/>
                    <w:kern w:val="0"/>
                    <w:sz w:val="24"/>
                  </w:rPr>
                </w:rPrChange>
              </w:rPr>
            </w:pPr>
            <w:r w:rsidRPr="009D3A67">
              <w:rPr>
                <w:rFonts w:cs="宋体" w:hint="eastAsia"/>
                <w:color w:val="000000"/>
                <w:kern w:val="0"/>
                <w:sz w:val="24"/>
                <w:rPrChange w:id="653" w:author="Administrator" w:date="2014-08-05T16:54:00Z">
                  <w:rPr>
                    <w:rFonts w:ascii="Calibri" w:hAnsi="Calibri" w:cs="宋体" w:hint="eastAsia"/>
                    <w:color w:val="000000"/>
                    <w:kern w:val="0"/>
                    <w:sz w:val="24"/>
                    <w:szCs w:val="22"/>
                  </w:rPr>
                </w:rPrChange>
              </w:rPr>
              <w:t>护理学</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color w:val="000000"/>
                <w:kern w:val="0"/>
                <w:sz w:val="24"/>
                <w:rPrChange w:id="654"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655"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656" w:author="Administrator" w:date="2014-08-05T16:54:00Z">
                  <w:rPr>
                    <w:rFonts w:cs="宋体"/>
                    <w:color w:val="000000"/>
                    <w:kern w:val="0"/>
                    <w:sz w:val="24"/>
                  </w:rPr>
                </w:rPrChange>
              </w:rPr>
            </w:pPr>
            <w:r w:rsidRPr="009D3A67">
              <w:rPr>
                <w:rFonts w:cs="宋体" w:hint="eastAsia"/>
                <w:bCs/>
                <w:color w:val="000000"/>
                <w:kern w:val="0"/>
                <w:sz w:val="24"/>
                <w:rPrChange w:id="657" w:author="Administrator" w:date="2014-08-05T16:54:00Z">
                  <w:rPr>
                    <w:rFonts w:ascii="Calibri" w:hAnsi="Calibri" w:cs="宋体" w:hint="eastAsia"/>
                    <w:bCs/>
                    <w:color w:val="000000"/>
                    <w:kern w:val="0"/>
                    <w:sz w:val="24"/>
                    <w:szCs w:val="22"/>
                  </w:rPr>
                </w:rPrChange>
              </w:rPr>
              <w:t>数字健康管理</w:t>
            </w:r>
          </w:p>
        </w:tc>
      </w:tr>
      <w:tr w:rsidR="00FF4047" w:rsidRPr="009D3A67">
        <w:trPr>
          <w:jc w:val="center"/>
        </w:trPr>
        <w:tc>
          <w:tcPr>
            <w:tcW w:w="1224" w:type="dxa"/>
            <w:vMerge w:val="restart"/>
            <w:vAlign w:val="center"/>
          </w:tcPr>
          <w:p w:rsidR="00FF4047" w:rsidRPr="009D3A67" w:rsidRDefault="00F80C10" w:rsidP="00300C06">
            <w:pPr>
              <w:widowControl/>
              <w:snapToGrid w:val="0"/>
              <w:jc w:val="center"/>
              <w:rPr>
                <w:rFonts w:cs="宋体"/>
                <w:color w:val="000000"/>
                <w:kern w:val="0"/>
                <w:sz w:val="24"/>
                <w:rPrChange w:id="658" w:author="Administrator" w:date="2014-08-05T16:54:00Z">
                  <w:rPr>
                    <w:rFonts w:cs="宋体"/>
                    <w:color w:val="000000"/>
                    <w:kern w:val="0"/>
                    <w:sz w:val="24"/>
                  </w:rPr>
                </w:rPrChange>
              </w:rPr>
            </w:pPr>
            <w:r w:rsidRPr="009D3A67">
              <w:rPr>
                <w:rFonts w:cs="宋体"/>
                <w:bCs/>
                <w:color w:val="000000"/>
                <w:kern w:val="0"/>
                <w:sz w:val="24"/>
                <w:rPrChange w:id="659" w:author="Administrator" w:date="2014-08-05T16:54:00Z">
                  <w:rPr>
                    <w:rFonts w:ascii="Calibri" w:hAnsi="Calibri" w:cs="宋体"/>
                    <w:bCs/>
                    <w:color w:val="000000"/>
                    <w:kern w:val="0"/>
                    <w:sz w:val="24"/>
                    <w:szCs w:val="22"/>
                  </w:rPr>
                </w:rPrChange>
              </w:rPr>
              <w:t>12</w:t>
            </w:r>
            <w:r w:rsidRPr="009D3A67">
              <w:rPr>
                <w:rFonts w:cs="宋体" w:hint="eastAsia"/>
                <w:bCs/>
                <w:color w:val="000000"/>
                <w:kern w:val="0"/>
                <w:sz w:val="24"/>
                <w:rPrChange w:id="660" w:author="Administrator" w:date="2014-08-05T16:54:00Z">
                  <w:rPr>
                    <w:rFonts w:ascii="Calibri" w:hAnsi="Calibri" w:cs="宋体" w:hint="eastAsia"/>
                    <w:bCs/>
                    <w:color w:val="000000"/>
                    <w:kern w:val="0"/>
                    <w:sz w:val="24"/>
                    <w:szCs w:val="22"/>
                  </w:rPr>
                </w:rPrChange>
              </w:rPr>
              <w:t>管理学</w:t>
            </w:r>
          </w:p>
        </w:tc>
        <w:tc>
          <w:tcPr>
            <w:tcW w:w="3254" w:type="dxa"/>
            <w:vMerge w:val="restart"/>
            <w:vAlign w:val="center"/>
          </w:tcPr>
          <w:p w:rsidR="00DC51C1" w:rsidRPr="009D3A67" w:rsidRDefault="00F80C10" w:rsidP="00DC51C1">
            <w:pPr>
              <w:widowControl/>
              <w:snapToGrid w:val="0"/>
              <w:rPr>
                <w:rFonts w:cs="宋体"/>
                <w:color w:val="000000"/>
                <w:kern w:val="0"/>
                <w:sz w:val="24"/>
                <w:rPrChange w:id="661" w:author="Administrator" w:date="2014-08-05T16:54:00Z">
                  <w:rPr>
                    <w:rFonts w:cs="宋体"/>
                    <w:color w:val="000000"/>
                    <w:kern w:val="0"/>
                    <w:sz w:val="24"/>
                  </w:rPr>
                </w:rPrChange>
              </w:rPr>
            </w:pPr>
            <w:r w:rsidRPr="009D3A67">
              <w:rPr>
                <w:rFonts w:cs="宋体"/>
                <w:color w:val="000000"/>
                <w:kern w:val="0"/>
                <w:sz w:val="24"/>
                <w:rPrChange w:id="662" w:author="Administrator" w:date="2014-08-05T16:54:00Z">
                  <w:rPr>
                    <w:rFonts w:ascii="Calibri" w:hAnsi="Calibri" w:cs="宋体"/>
                    <w:color w:val="000000"/>
                    <w:kern w:val="0"/>
                    <w:sz w:val="24"/>
                    <w:szCs w:val="22"/>
                  </w:rPr>
                </w:rPrChange>
              </w:rPr>
              <w:t>1201</w:t>
            </w:r>
            <w:r w:rsidRPr="009D3A67">
              <w:rPr>
                <w:rFonts w:cs="宋体" w:hint="eastAsia"/>
                <w:color w:val="000000"/>
                <w:kern w:val="0"/>
                <w:sz w:val="24"/>
                <w:rPrChange w:id="663" w:author="Administrator" w:date="2014-08-05T16:54:00Z">
                  <w:rPr>
                    <w:rFonts w:ascii="Calibri" w:hAnsi="Calibri" w:cs="宋体" w:hint="eastAsia"/>
                    <w:color w:val="000000"/>
                    <w:kern w:val="0"/>
                    <w:sz w:val="24"/>
                    <w:szCs w:val="22"/>
                  </w:rPr>
                </w:rPrChange>
              </w:rPr>
              <w:t>管理科学与工程</w:t>
            </w:r>
          </w:p>
          <w:p w:rsidR="00FF4047" w:rsidRPr="009D3A67" w:rsidRDefault="00F80C10" w:rsidP="00E979BC">
            <w:pPr>
              <w:widowControl/>
              <w:snapToGrid w:val="0"/>
              <w:jc w:val="left"/>
              <w:rPr>
                <w:rFonts w:cs="宋体"/>
                <w:color w:val="000000"/>
                <w:kern w:val="0"/>
                <w:sz w:val="24"/>
                <w:rPrChange w:id="664" w:author="Administrator" w:date="2014-08-05T16:54:00Z">
                  <w:rPr>
                    <w:rFonts w:cs="宋体"/>
                    <w:color w:val="000000"/>
                    <w:kern w:val="0"/>
                    <w:sz w:val="24"/>
                  </w:rPr>
                </w:rPrChange>
              </w:rPr>
            </w:pPr>
            <w:r w:rsidRPr="009D3A67">
              <w:rPr>
                <w:rFonts w:eastAsia="楷体" w:hAnsi="楷体" w:cs="宋体"/>
                <w:color w:val="000000"/>
                <w:kern w:val="0"/>
                <w:sz w:val="24"/>
                <w:rPrChange w:id="665" w:author="Administrator" w:date="2014-08-05T16:54:00Z">
                  <w:rPr>
                    <w:rFonts w:ascii="Calibri" w:eastAsia="楷体" w:hAnsi="楷体" w:cs="宋体"/>
                    <w:color w:val="000000"/>
                    <w:kern w:val="0"/>
                    <w:szCs w:val="21"/>
                  </w:rPr>
                </w:rPrChange>
              </w:rPr>
              <w:t>（</w:t>
            </w:r>
            <w:r w:rsidRPr="009D3A67">
              <w:rPr>
                <w:rFonts w:eastAsia="楷体" w:hAnsi="楷体" w:cs="宋体" w:hint="eastAsia"/>
                <w:color w:val="000000"/>
                <w:kern w:val="0"/>
                <w:sz w:val="24"/>
                <w:rPrChange w:id="666"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667" w:author="Administrator" w:date="2014-08-05T16:54:00Z">
                  <w:rPr>
                    <w:rFonts w:ascii="Calibri" w:eastAsia="楷体" w:hAnsi="楷体" w:cs="宋体"/>
                    <w:color w:val="000000"/>
                    <w:kern w:val="0"/>
                    <w:szCs w:val="21"/>
                  </w:rPr>
                </w:rPrChange>
              </w:rPr>
              <w:t>1</w:t>
            </w:r>
            <w:r w:rsidRPr="009D3A67">
              <w:rPr>
                <w:rFonts w:eastAsia="楷体" w:hAnsi="楷体" w:cs="宋体"/>
                <w:color w:val="000000"/>
                <w:kern w:val="0"/>
                <w:sz w:val="24"/>
                <w:rPrChange w:id="668" w:author="Administrator" w:date="2014-08-05T16:54:00Z">
                  <w:rPr>
                    <w:rFonts w:ascii="Calibri" w:eastAsia="楷体" w:hAnsi="楷体" w:cs="宋体"/>
                    <w:color w:val="000000"/>
                    <w:kern w:val="0"/>
                    <w:szCs w:val="21"/>
                  </w:rPr>
                </w:rPrChange>
              </w:rPr>
              <w:t>）</w:t>
            </w:r>
          </w:p>
        </w:tc>
        <w:tc>
          <w:tcPr>
            <w:tcW w:w="3036" w:type="dxa"/>
            <w:vAlign w:val="center"/>
          </w:tcPr>
          <w:p w:rsidR="00FF4047" w:rsidRPr="009D3A67" w:rsidRDefault="00F80C10" w:rsidP="00300C06">
            <w:pPr>
              <w:widowControl/>
              <w:snapToGrid w:val="0"/>
              <w:rPr>
                <w:rFonts w:cs="宋体"/>
                <w:color w:val="000000"/>
                <w:kern w:val="0"/>
                <w:sz w:val="24"/>
                <w:rPrChange w:id="669" w:author="Administrator" w:date="2014-08-05T16:54:00Z">
                  <w:rPr>
                    <w:rFonts w:cs="宋体"/>
                    <w:color w:val="000000"/>
                    <w:kern w:val="0"/>
                    <w:sz w:val="24"/>
                  </w:rPr>
                </w:rPrChange>
              </w:rPr>
            </w:pPr>
            <w:r w:rsidRPr="009D3A67">
              <w:rPr>
                <w:rFonts w:cs="宋体" w:hint="eastAsia"/>
                <w:color w:val="000000"/>
                <w:kern w:val="0"/>
                <w:sz w:val="24"/>
                <w:rPrChange w:id="670" w:author="Administrator" w:date="2014-08-05T16:54:00Z">
                  <w:rPr>
                    <w:rFonts w:ascii="Calibri" w:hAnsi="Calibri" w:cs="宋体" w:hint="eastAsia"/>
                    <w:color w:val="000000"/>
                    <w:kern w:val="0"/>
                    <w:sz w:val="24"/>
                    <w:szCs w:val="22"/>
                  </w:rPr>
                </w:rPrChange>
              </w:rPr>
              <w:t>信息管理与信息系统</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671"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672"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napToGrid w:val="0"/>
              <w:rPr>
                <w:rFonts w:cs="宋体"/>
                <w:color w:val="000000"/>
                <w:kern w:val="0"/>
                <w:sz w:val="24"/>
                <w:rPrChange w:id="673" w:author="Administrator" w:date="2014-08-05T16:54:00Z">
                  <w:rPr>
                    <w:rFonts w:cs="宋体"/>
                    <w:color w:val="000000"/>
                    <w:kern w:val="0"/>
                    <w:sz w:val="24"/>
                  </w:rPr>
                </w:rPrChange>
              </w:rPr>
            </w:pPr>
            <w:r w:rsidRPr="009D3A67">
              <w:rPr>
                <w:rFonts w:cs="宋体" w:hint="eastAsia"/>
                <w:color w:val="000000"/>
                <w:kern w:val="0"/>
                <w:sz w:val="24"/>
                <w:rPrChange w:id="674" w:author="Administrator" w:date="2014-08-05T16:54:00Z">
                  <w:rPr>
                    <w:rFonts w:ascii="Calibri" w:hAnsi="Calibri" w:cs="宋体" w:hint="eastAsia"/>
                    <w:color w:val="000000"/>
                    <w:kern w:val="0"/>
                    <w:sz w:val="24"/>
                    <w:szCs w:val="22"/>
                  </w:rPr>
                </w:rPrChange>
              </w:rPr>
              <w:t>工程管理</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675"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676" w:author="Administrator" w:date="2014-08-05T16:54:00Z">
                  <w:rPr>
                    <w:rFonts w:cs="宋体"/>
                    <w:color w:val="000000"/>
                    <w:kern w:val="0"/>
                    <w:sz w:val="24"/>
                  </w:rPr>
                </w:rPrChange>
              </w:rPr>
            </w:pPr>
            <w:r w:rsidRPr="009D3A67">
              <w:rPr>
                <w:rFonts w:cs="宋体"/>
                <w:color w:val="000000"/>
                <w:kern w:val="0"/>
                <w:sz w:val="24"/>
                <w:rPrChange w:id="677" w:author="Administrator" w:date="2014-08-05T16:54:00Z">
                  <w:rPr>
                    <w:rFonts w:ascii="Calibri" w:hAnsi="Calibri" w:cs="宋体"/>
                    <w:color w:val="000000"/>
                    <w:kern w:val="0"/>
                    <w:sz w:val="24"/>
                    <w:szCs w:val="22"/>
                  </w:rPr>
                </w:rPrChange>
              </w:rPr>
              <w:t>1202</w:t>
            </w:r>
            <w:r w:rsidRPr="009D3A67">
              <w:rPr>
                <w:rFonts w:cs="宋体" w:hint="eastAsia"/>
                <w:color w:val="000000"/>
                <w:kern w:val="0"/>
                <w:sz w:val="24"/>
                <w:rPrChange w:id="678" w:author="Administrator" w:date="2014-08-05T16:54:00Z">
                  <w:rPr>
                    <w:rFonts w:ascii="Calibri" w:hAnsi="Calibri" w:cs="宋体" w:hint="eastAsia"/>
                    <w:color w:val="000000"/>
                    <w:kern w:val="0"/>
                    <w:sz w:val="24"/>
                    <w:szCs w:val="22"/>
                  </w:rPr>
                </w:rPrChange>
              </w:rPr>
              <w:t>工商管理</w:t>
            </w:r>
          </w:p>
          <w:p w:rsidR="00FF4047" w:rsidRPr="009D3A67" w:rsidRDefault="00F80C10" w:rsidP="00E979BC">
            <w:pPr>
              <w:widowControl/>
              <w:snapToGrid w:val="0"/>
              <w:jc w:val="left"/>
              <w:rPr>
                <w:rFonts w:cs="宋体"/>
                <w:color w:val="000000"/>
                <w:kern w:val="0"/>
                <w:sz w:val="24"/>
                <w:rPrChange w:id="679" w:author="Administrator" w:date="2014-08-05T16:54:00Z">
                  <w:rPr>
                    <w:rFonts w:cs="宋体"/>
                    <w:color w:val="000000"/>
                    <w:kern w:val="0"/>
                    <w:sz w:val="24"/>
                  </w:rPr>
                </w:rPrChange>
              </w:rPr>
            </w:pPr>
            <w:r w:rsidRPr="009D3A67">
              <w:rPr>
                <w:rFonts w:eastAsia="楷体" w:hAnsi="楷体" w:cs="宋体" w:hint="eastAsia"/>
                <w:color w:val="000000"/>
                <w:kern w:val="0"/>
                <w:sz w:val="24"/>
                <w:rPrChange w:id="680"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681" w:author="Administrator" w:date="2014-08-05T16:54:00Z">
                  <w:rPr>
                    <w:rFonts w:ascii="Calibri" w:eastAsia="楷体" w:hAnsi="楷体" w:cs="宋体"/>
                    <w:color w:val="000000"/>
                    <w:kern w:val="0"/>
                    <w:szCs w:val="21"/>
                  </w:rPr>
                </w:rPrChange>
              </w:rPr>
              <w:t>3</w:t>
            </w:r>
            <w:r w:rsidRPr="009D3A67">
              <w:rPr>
                <w:rFonts w:eastAsia="楷体" w:hAnsi="楷体" w:cs="宋体" w:hint="eastAsia"/>
                <w:color w:val="000000"/>
                <w:kern w:val="0"/>
                <w:sz w:val="24"/>
                <w:rPrChange w:id="682"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pacing w:line="295" w:lineRule="exact"/>
              <w:rPr>
                <w:rFonts w:cs="宋体"/>
                <w:color w:val="000000"/>
                <w:kern w:val="0"/>
                <w:sz w:val="24"/>
                <w:rPrChange w:id="683" w:author="Administrator" w:date="2014-08-05T16:54:00Z">
                  <w:rPr>
                    <w:rFonts w:cs="宋体"/>
                    <w:color w:val="000000"/>
                    <w:kern w:val="0"/>
                    <w:sz w:val="24"/>
                  </w:rPr>
                </w:rPrChange>
              </w:rPr>
            </w:pPr>
            <w:r w:rsidRPr="009D3A67">
              <w:rPr>
                <w:rFonts w:cs="宋体" w:hint="eastAsia"/>
                <w:bCs/>
                <w:color w:val="000000"/>
                <w:kern w:val="0"/>
                <w:sz w:val="24"/>
                <w:rPrChange w:id="684" w:author="Administrator" w:date="2014-08-05T16:54:00Z">
                  <w:rPr>
                    <w:rFonts w:ascii="Calibri" w:hAnsi="Calibri" w:cs="宋体" w:hint="eastAsia"/>
                    <w:bCs/>
                    <w:color w:val="000000"/>
                    <w:kern w:val="0"/>
                    <w:sz w:val="24"/>
                    <w:szCs w:val="22"/>
                  </w:rPr>
                </w:rPrChange>
              </w:rPr>
              <w:t>电子商务</w:t>
            </w:r>
          </w:p>
        </w:tc>
      </w:tr>
      <w:tr w:rsidR="00FF4047" w:rsidRPr="009D3A67">
        <w:trPr>
          <w:jc w:val="center"/>
        </w:trPr>
        <w:tc>
          <w:tcPr>
            <w:tcW w:w="1224" w:type="dxa"/>
            <w:vMerge/>
            <w:vAlign w:val="center"/>
          </w:tcPr>
          <w:p w:rsidR="00FF4047" w:rsidRPr="009D3A67" w:rsidRDefault="00FF4047" w:rsidP="00300C06">
            <w:pPr>
              <w:keepNext/>
              <w:keepLines/>
              <w:widowControl/>
              <w:snapToGrid w:val="0"/>
              <w:spacing w:before="260" w:after="260" w:line="416" w:lineRule="auto"/>
              <w:jc w:val="center"/>
              <w:outlineLvl w:val="2"/>
              <w:rPr>
                <w:rFonts w:cs="宋体"/>
                <w:bCs/>
                <w:color w:val="000000"/>
                <w:kern w:val="0"/>
                <w:sz w:val="24"/>
                <w:rPrChange w:id="685" w:author="Administrator" w:date="2014-08-05T16:54:00Z">
                  <w:rPr>
                    <w:rFonts w:cs="宋体"/>
                    <w:b/>
                    <w:bCs/>
                    <w:color w:val="000000"/>
                    <w:kern w:val="0"/>
                    <w:sz w:val="24"/>
                  </w:rPr>
                </w:rPrChange>
              </w:rPr>
            </w:pPr>
          </w:p>
        </w:tc>
        <w:tc>
          <w:tcPr>
            <w:tcW w:w="3254" w:type="dxa"/>
            <w:vMerge/>
            <w:vAlign w:val="center"/>
          </w:tcPr>
          <w:p w:rsidR="00FF4047" w:rsidRPr="009D3A67" w:rsidRDefault="00FF4047" w:rsidP="00DC51C1">
            <w:pPr>
              <w:keepNext/>
              <w:keepLines/>
              <w:widowControl/>
              <w:snapToGrid w:val="0"/>
              <w:spacing w:before="260" w:after="260" w:line="416" w:lineRule="auto"/>
              <w:outlineLvl w:val="2"/>
              <w:rPr>
                <w:rFonts w:cs="宋体"/>
                <w:color w:val="000000"/>
                <w:kern w:val="0"/>
                <w:sz w:val="24"/>
                <w:rPrChange w:id="686" w:author="Administrator" w:date="2014-08-05T16:54:00Z">
                  <w:rPr>
                    <w:rFonts w:cs="宋体"/>
                    <w:b/>
                    <w:bCs/>
                    <w:color w:val="000000"/>
                    <w:kern w:val="0"/>
                    <w:sz w:val="24"/>
                  </w:rPr>
                </w:rPrChange>
              </w:rPr>
            </w:pPr>
          </w:p>
        </w:tc>
        <w:tc>
          <w:tcPr>
            <w:tcW w:w="3036" w:type="dxa"/>
            <w:vAlign w:val="center"/>
          </w:tcPr>
          <w:p w:rsidR="00FF4047" w:rsidRPr="009D3A67" w:rsidRDefault="00F80C10" w:rsidP="00300C06">
            <w:pPr>
              <w:widowControl/>
              <w:spacing w:line="295" w:lineRule="exact"/>
              <w:rPr>
                <w:rFonts w:cs="宋体"/>
                <w:bCs/>
                <w:color w:val="000000"/>
                <w:kern w:val="0"/>
                <w:sz w:val="24"/>
                <w:rPrChange w:id="687" w:author="Administrator" w:date="2014-08-05T16:54:00Z">
                  <w:rPr>
                    <w:rFonts w:cs="宋体"/>
                    <w:bCs/>
                    <w:color w:val="000000"/>
                    <w:kern w:val="0"/>
                    <w:sz w:val="24"/>
                  </w:rPr>
                </w:rPrChange>
              </w:rPr>
            </w:pPr>
            <w:r w:rsidRPr="009D3A67">
              <w:rPr>
                <w:rFonts w:cs="宋体" w:hint="eastAsia"/>
                <w:bCs/>
                <w:color w:val="000000"/>
                <w:kern w:val="0"/>
                <w:sz w:val="24"/>
                <w:rPrChange w:id="688" w:author="Administrator" w:date="2014-08-05T16:54:00Z">
                  <w:rPr>
                    <w:rFonts w:ascii="Calibri" w:hAnsi="Calibri" w:cs="宋体" w:hint="eastAsia"/>
                    <w:bCs/>
                    <w:color w:val="000000"/>
                    <w:kern w:val="0"/>
                    <w:sz w:val="24"/>
                    <w:szCs w:val="22"/>
                  </w:rPr>
                </w:rPrChange>
              </w:rPr>
              <w:t>国际商务</w:t>
            </w:r>
          </w:p>
        </w:tc>
      </w:tr>
      <w:tr w:rsidR="00FF4047" w:rsidRPr="009D3A67">
        <w:trPr>
          <w:jc w:val="center"/>
        </w:trPr>
        <w:tc>
          <w:tcPr>
            <w:tcW w:w="1224" w:type="dxa"/>
            <w:vMerge/>
            <w:vAlign w:val="center"/>
          </w:tcPr>
          <w:p w:rsidR="00FF4047" w:rsidRPr="009D3A67" w:rsidRDefault="00FF4047" w:rsidP="00300C06">
            <w:pPr>
              <w:keepNext/>
              <w:keepLines/>
              <w:widowControl/>
              <w:spacing w:before="260" w:after="260" w:line="295" w:lineRule="exact"/>
              <w:jc w:val="center"/>
              <w:outlineLvl w:val="2"/>
              <w:rPr>
                <w:rFonts w:cs="宋体"/>
                <w:color w:val="000000"/>
                <w:kern w:val="0"/>
                <w:sz w:val="24"/>
                <w:rPrChange w:id="689" w:author="Administrator" w:date="2014-08-05T16:54:00Z">
                  <w:rPr>
                    <w:rFonts w:cs="宋体"/>
                    <w:b/>
                    <w:bCs/>
                    <w:color w:val="000000"/>
                    <w:kern w:val="0"/>
                    <w:sz w:val="24"/>
                  </w:rPr>
                </w:rPrChange>
              </w:rPr>
            </w:pPr>
          </w:p>
        </w:tc>
        <w:tc>
          <w:tcPr>
            <w:tcW w:w="3254" w:type="dxa"/>
            <w:vMerge w:val="restart"/>
            <w:vAlign w:val="center"/>
          </w:tcPr>
          <w:p w:rsidR="00DC51C1" w:rsidRPr="009D3A67" w:rsidRDefault="00F80C10" w:rsidP="00DC51C1">
            <w:pPr>
              <w:widowControl/>
              <w:snapToGrid w:val="0"/>
              <w:rPr>
                <w:rFonts w:cs="宋体"/>
                <w:color w:val="000000"/>
                <w:kern w:val="0"/>
                <w:sz w:val="24"/>
                <w:rPrChange w:id="690" w:author="Administrator" w:date="2014-08-05T16:54:00Z">
                  <w:rPr>
                    <w:rFonts w:cs="宋体"/>
                    <w:color w:val="000000"/>
                    <w:kern w:val="0"/>
                    <w:sz w:val="24"/>
                  </w:rPr>
                </w:rPrChange>
              </w:rPr>
            </w:pPr>
            <w:r w:rsidRPr="009D3A67">
              <w:rPr>
                <w:rFonts w:cs="宋体"/>
                <w:color w:val="000000"/>
                <w:kern w:val="0"/>
                <w:sz w:val="24"/>
                <w:rPrChange w:id="691" w:author="Administrator" w:date="2014-08-05T16:54:00Z">
                  <w:rPr>
                    <w:rFonts w:ascii="Calibri" w:hAnsi="Calibri" w:cs="宋体"/>
                    <w:color w:val="000000"/>
                    <w:kern w:val="0"/>
                    <w:sz w:val="24"/>
                    <w:szCs w:val="22"/>
                  </w:rPr>
                </w:rPrChange>
              </w:rPr>
              <w:t>1204</w:t>
            </w:r>
            <w:r w:rsidRPr="009D3A67">
              <w:rPr>
                <w:rFonts w:cs="宋体" w:hint="eastAsia"/>
                <w:color w:val="000000"/>
                <w:kern w:val="0"/>
                <w:sz w:val="24"/>
                <w:rPrChange w:id="692" w:author="Administrator" w:date="2014-08-05T16:54:00Z">
                  <w:rPr>
                    <w:rFonts w:ascii="Calibri" w:hAnsi="Calibri" w:cs="宋体" w:hint="eastAsia"/>
                    <w:color w:val="000000"/>
                    <w:kern w:val="0"/>
                    <w:sz w:val="24"/>
                    <w:szCs w:val="22"/>
                  </w:rPr>
                </w:rPrChange>
              </w:rPr>
              <w:t>公共管理</w:t>
            </w:r>
          </w:p>
          <w:p w:rsidR="00FF4047" w:rsidRPr="009D3A67" w:rsidRDefault="00F80C10" w:rsidP="00E979BC">
            <w:pPr>
              <w:widowControl/>
              <w:snapToGrid w:val="0"/>
              <w:jc w:val="left"/>
              <w:rPr>
                <w:rFonts w:cs="宋体"/>
                <w:color w:val="000000"/>
                <w:kern w:val="0"/>
                <w:sz w:val="24"/>
                <w:rPrChange w:id="693" w:author="Administrator" w:date="2014-08-05T16:54:00Z">
                  <w:rPr>
                    <w:rFonts w:cs="宋体"/>
                    <w:color w:val="000000"/>
                    <w:kern w:val="0"/>
                    <w:sz w:val="24"/>
                  </w:rPr>
                </w:rPrChange>
              </w:rPr>
            </w:pPr>
            <w:r w:rsidRPr="009D3A67">
              <w:rPr>
                <w:rFonts w:eastAsia="楷体" w:hAnsi="楷体" w:cs="宋体" w:hint="eastAsia"/>
                <w:color w:val="000000"/>
                <w:kern w:val="0"/>
                <w:sz w:val="24"/>
                <w:rPrChange w:id="694" w:author="Administrator" w:date="2014-08-05T16:54:00Z">
                  <w:rPr>
                    <w:rFonts w:ascii="Calibri" w:eastAsia="楷体" w:hAnsi="楷体" w:cs="宋体" w:hint="eastAsia"/>
                    <w:color w:val="000000"/>
                    <w:kern w:val="0"/>
                    <w:szCs w:val="21"/>
                  </w:rPr>
                </w:rPrChange>
              </w:rPr>
              <w:t>（清华大学</w:t>
            </w:r>
            <w:r w:rsidRPr="009D3A67">
              <w:rPr>
                <w:rFonts w:eastAsia="楷体" w:hAnsi="楷体" w:cs="宋体"/>
                <w:color w:val="000000"/>
                <w:kern w:val="0"/>
                <w:sz w:val="24"/>
                <w:rPrChange w:id="695" w:author="Administrator" w:date="2014-08-05T16:54:00Z">
                  <w:rPr>
                    <w:rFonts w:ascii="Calibri" w:eastAsia="楷体" w:hAnsi="楷体" w:cs="宋体"/>
                    <w:color w:val="000000"/>
                    <w:kern w:val="0"/>
                    <w:szCs w:val="21"/>
                  </w:rPr>
                </w:rPrChange>
              </w:rPr>
              <w:t>2</w:t>
            </w:r>
            <w:r w:rsidRPr="009D3A67">
              <w:rPr>
                <w:rFonts w:eastAsia="楷体" w:hAnsi="楷体" w:cs="宋体" w:hint="eastAsia"/>
                <w:color w:val="000000"/>
                <w:kern w:val="0"/>
                <w:sz w:val="24"/>
                <w:rPrChange w:id="696" w:author="Administrator" w:date="2014-08-05T16:54:00Z">
                  <w:rPr>
                    <w:rFonts w:ascii="Calibri" w:eastAsia="楷体" w:hAnsi="楷体" w:cs="宋体" w:hint="eastAsia"/>
                    <w:color w:val="000000"/>
                    <w:kern w:val="0"/>
                    <w:szCs w:val="21"/>
                  </w:rPr>
                </w:rPrChange>
              </w:rPr>
              <w:t>、北京大学</w:t>
            </w:r>
            <w:r w:rsidRPr="009D3A67">
              <w:rPr>
                <w:rFonts w:eastAsia="楷体" w:hAnsi="楷体" w:cs="宋体"/>
                <w:color w:val="000000"/>
                <w:kern w:val="0"/>
                <w:sz w:val="24"/>
                <w:rPrChange w:id="697" w:author="Administrator" w:date="2014-08-05T16:54:00Z">
                  <w:rPr>
                    <w:rFonts w:ascii="Calibri" w:eastAsia="楷体" w:hAnsi="楷体" w:cs="宋体"/>
                    <w:color w:val="000000"/>
                    <w:kern w:val="0"/>
                    <w:szCs w:val="21"/>
                  </w:rPr>
                </w:rPrChange>
              </w:rPr>
              <w:t>3</w:t>
            </w:r>
            <w:r w:rsidRPr="009D3A67">
              <w:rPr>
                <w:rFonts w:eastAsia="楷体" w:hAnsi="楷体" w:cs="宋体" w:hint="eastAsia"/>
                <w:color w:val="000000"/>
                <w:kern w:val="0"/>
                <w:sz w:val="24"/>
                <w:rPrChange w:id="698" w:author="Administrator" w:date="2014-08-05T16:54:00Z">
                  <w:rPr>
                    <w:rFonts w:ascii="Calibri" w:eastAsia="楷体" w:hAnsi="楷体" w:cs="宋体" w:hint="eastAsia"/>
                    <w:color w:val="000000"/>
                    <w:kern w:val="0"/>
                    <w:szCs w:val="21"/>
                  </w:rPr>
                </w:rPrChange>
              </w:rPr>
              <w:t>）</w:t>
            </w:r>
          </w:p>
        </w:tc>
        <w:tc>
          <w:tcPr>
            <w:tcW w:w="3036" w:type="dxa"/>
            <w:vAlign w:val="center"/>
          </w:tcPr>
          <w:p w:rsidR="00FF4047" w:rsidRPr="009D3A67" w:rsidRDefault="00F80C10" w:rsidP="00300C06">
            <w:pPr>
              <w:widowControl/>
              <w:spacing w:line="295" w:lineRule="exact"/>
              <w:jc w:val="left"/>
              <w:rPr>
                <w:rFonts w:cs="宋体"/>
                <w:color w:val="000000"/>
                <w:kern w:val="0"/>
                <w:sz w:val="24"/>
                <w:rPrChange w:id="699" w:author="Administrator" w:date="2014-08-05T16:54:00Z">
                  <w:rPr>
                    <w:rFonts w:cs="宋体"/>
                    <w:color w:val="000000"/>
                    <w:kern w:val="0"/>
                    <w:sz w:val="24"/>
                  </w:rPr>
                </w:rPrChange>
              </w:rPr>
            </w:pPr>
            <w:r w:rsidRPr="009D3A67">
              <w:rPr>
                <w:rFonts w:cs="宋体" w:hint="eastAsia"/>
                <w:color w:val="000000"/>
                <w:kern w:val="0"/>
                <w:sz w:val="24"/>
                <w:rPrChange w:id="700" w:author="Administrator" w:date="2014-08-05T16:54:00Z">
                  <w:rPr>
                    <w:rFonts w:ascii="Calibri" w:hAnsi="Calibri" w:cs="宋体" w:hint="eastAsia"/>
                    <w:color w:val="000000"/>
                    <w:kern w:val="0"/>
                    <w:sz w:val="24"/>
                    <w:szCs w:val="22"/>
                  </w:rPr>
                </w:rPrChange>
              </w:rPr>
              <w:t>电子政务与公共事业管理</w:t>
            </w:r>
          </w:p>
        </w:tc>
      </w:tr>
      <w:tr w:rsidR="00FF4047" w:rsidRPr="009D3A67">
        <w:trPr>
          <w:jc w:val="center"/>
        </w:trPr>
        <w:tc>
          <w:tcPr>
            <w:tcW w:w="1224" w:type="dxa"/>
            <w:vMerge/>
            <w:vAlign w:val="center"/>
          </w:tcPr>
          <w:p w:rsidR="00FF4047" w:rsidRPr="009D3A67" w:rsidRDefault="00FF4047" w:rsidP="00300C06">
            <w:pPr>
              <w:widowControl/>
              <w:spacing w:line="295" w:lineRule="exact"/>
              <w:jc w:val="center"/>
              <w:rPr>
                <w:rFonts w:cs="宋体"/>
                <w:color w:val="000000"/>
                <w:kern w:val="0"/>
                <w:sz w:val="24"/>
                <w:rPrChange w:id="701" w:author="Administrator" w:date="2014-08-05T16:54:00Z">
                  <w:rPr>
                    <w:rFonts w:cs="宋体"/>
                    <w:color w:val="000000"/>
                    <w:kern w:val="0"/>
                    <w:sz w:val="24"/>
                  </w:rPr>
                </w:rPrChange>
              </w:rPr>
            </w:pPr>
          </w:p>
        </w:tc>
        <w:tc>
          <w:tcPr>
            <w:tcW w:w="3254" w:type="dxa"/>
            <w:vMerge/>
            <w:vAlign w:val="center"/>
          </w:tcPr>
          <w:p w:rsidR="00FF4047" w:rsidRPr="009D3A67" w:rsidRDefault="00FF4047" w:rsidP="00DC51C1">
            <w:pPr>
              <w:widowControl/>
              <w:spacing w:line="295" w:lineRule="exact"/>
              <w:rPr>
                <w:rFonts w:cs="宋体"/>
                <w:color w:val="000000"/>
                <w:kern w:val="0"/>
                <w:sz w:val="24"/>
                <w:rPrChange w:id="702" w:author="Administrator" w:date="2014-08-05T16:54:00Z">
                  <w:rPr>
                    <w:rFonts w:cs="宋体"/>
                    <w:color w:val="000000"/>
                    <w:kern w:val="0"/>
                    <w:sz w:val="24"/>
                  </w:rPr>
                </w:rPrChange>
              </w:rPr>
            </w:pPr>
          </w:p>
        </w:tc>
        <w:tc>
          <w:tcPr>
            <w:tcW w:w="3036" w:type="dxa"/>
            <w:vAlign w:val="center"/>
          </w:tcPr>
          <w:p w:rsidR="00FF4047" w:rsidRPr="009D3A67" w:rsidRDefault="00F80C10" w:rsidP="00300C06">
            <w:pPr>
              <w:widowControl/>
              <w:spacing w:line="295" w:lineRule="exact"/>
              <w:jc w:val="left"/>
              <w:rPr>
                <w:rFonts w:cs="宋体"/>
                <w:color w:val="000000"/>
                <w:kern w:val="0"/>
                <w:sz w:val="24"/>
                <w:rPrChange w:id="703" w:author="Administrator" w:date="2014-08-05T16:54:00Z">
                  <w:rPr>
                    <w:rFonts w:cs="宋体"/>
                    <w:color w:val="000000"/>
                    <w:kern w:val="0"/>
                    <w:sz w:val="24"/>
                  </w:rPr>
                </w:rPrChange>
              </w:rPr>
            </w:pPr>
            <w:r w:rsidRPr="009D3A67">
              <w:rPr>
                <w:rFonts w:cs="宋体" w:hint="eastAsia"/>
                <w:color w:val="000000"/>
                <w:kern w:val="0"/>
                <w:sz w:val="24"/>
                <w:rPrChange w:id="704" w:author="Administrator" w:date="2014-08-05T16:54:00Z">
                  <w:rPr>
                    <w:rFonts w:ascii="Calibri" w:hAnsi="Calibri" w:cs="宋体" w:hint="eastAsia"/>
                    <w:color w:val="000000"/>
                    <w:kern w:val="0"/>
                    <w:sz w:val="24"/>
                    <w:szCs w:val="22"/>
                  </w:rPr>
                </w:rPrChange>
              </w:rPr>
              <w:t>数字城市管理</w:t>
            </w:r>
          </w:p>
        </w:tc>
      </w:tr>
      <w:tr w:rsidR="00FF4047" w:rsidRPr="009D3A67">
        <w:trPr>
          <w:jc w:val="center"/>
        </w:trPr>
        <w:tc>
          <w:tcPr>
            <w:tcW w:w="1224" w:type="dxa"/>
            <w:vMerge/>
            <w:vAlign w:val="center"/>
          </w:tcPr>
          <w:p w:rsidR="00FF4047" w:rsidRPr="009D3A67" w:rsidRDefault="00FF4047" w:rsidP="00300C06">
            <w:pPr>
              <w:widowControl/>
              <w:spacing w:line="295" w:lineRule="exact"/>
              <w:jc w:val="center"/>
              <w:rPr>
                <w:rFonts w:cs="宋体"/>
                <w:color w:val="000000"/>
                <w:kern w:val="0"/>
                <w:sz w:val="24"/>
                <w:rPrChange w:id="705" w:author="Administrator" w:date="2014-08-05T16:54:00Z">
                  <w:rPr>
                    <w:rFonts w:cs="宋体"/>
                    <w:color w:val="000000"/>
                    <w:kern w:val="0"/>
                    <w:sz w:val="24"/>
                  </w:rPr>
                </w:rPrChange>
              </w:rPr>
            </w:pPr>
          </w:p>
        </w:tc>
        <w:tc>
          <w:tcPr>
            <w:tcW w:w="3254" w:type="dxa"/>
            <w:vMerge/>
            <w:vAlign w:val="center"/>
          </w:tcPr>
          <w:p w:rsidR="00FF4047" w:rsidRPr="009D3A67" w:rsidRDefault="00FF4047" w:rsidP="00DC51C1">
            <w:pPr>
              <w:widowControl/>
              <w:spacing w:line="295" w:lineRule="exact"/>
              <w:rPr>
                <w:rFonts w:cs="宋体"/>
                <w:bCs/>
                <w:color w:val="000000"/>
                <w:kern w:val="0"/>
                <w:sz w:val="24"/>
                <w:rPrChange w:id="706" w:author="Administrator" w:date="2014-08-05T16:54:00Z">
                  <w:rPr>
                    <w:rFonts w:cs="宋体"/>
                    <w:bCs/>
                    <w:color w:val="000000"/>
                    <w:kern w:val="0"/>
                    <w:sz w:val="24"/>
                  </w:rPr>
                </w:rPrChange>
              </w:rPr>
            </w:pPr>
          </w:p>
        </w:tc>
        <w:tc>
          <w:tcPr>
            <w:tcW w:w="3036" w:type="dxa"/>
            <w:vAlign w:val="center"/>
          </w:tcPr>
          <w:p w:rsidR="00FF4047" w:rsidRPr="009D3A67" w:rsidRDefault="00F80C10" w:rsidP="00300C06">
            <w:pPr>
              <w:widowControl/>
              <w:spacing w:line="295" w:lineRule="exact"/>
              <w:jc w:val="left"/>
              <w:rPr>
                <w:rFonts w:cs="宋体"/>
                <w:bCs/>
                <w:color w:val="000000"/>
                <w:kern w:val="0"/>
                <w:sz w:val="24"/>
                <w:rPrChange w:id="707" w:author="Administrator" w:date="2014-08-05T16:54:00Z">
                  <w:rPr>
                    <w:rFonts w:cs="宋体"/>
                    <w:bCs/>
                    <w:color w:val="000000"/>
                    <w:kern w:val="0"/>
                    <w:sz w:val="24"/>
                  </w:rPr>
                </w:rPrChange>
              </w:rPr>
            </w:pPr>
            <w:r w:rsidRPr="009D3A67">
              <w:rPr>
                <w:rFonts w:cs="宋体" w:hint="eastAsia"/>
                <w:bCs/>
                <w:color w:val="000000"/>
                <w:kern w:val="0"/>
                <w:sz w:val="24"/>
                <w:rPrChange w:id="708" w:author="Administrator" w:date="2014-08-05T16:54:00Z">
                  <w:rPr>
                    <w:rFonts w:ascii="Calibri" w:hAnsi="Calibri" w:cs="宋体" w:hint="eastAsia"/>
                    <w:bCs/>
                    <w:color w:val="000000"/>
                    <w:kern w:val="0"/>
                    <w:sz w:val="24"/>
                    <w:szCs w:val="22"/>
                  </w:rPr>
                </w:rPrChange>
              </w:rPr>
              <w:t>数字减灾与应急管理</w:t>
            </w:r>
          </w:p>
        </w:tc>
      </w:tr>
      <w:tr w:rsidR="00FF4047" w:rsidRPr="009D3A67">
        <w:trPr>
          <w:jc w:val="center"/>
        </w:trPr>
        <w:tc>
          <w:tcPr>
            <w:tcW w:w="1224" w:type="dxa"/>
            <w:vMerge/>
            <w:vAlign w:val="center"/>
          </w:tcPr>
          <w:p w:rsidR="00FF4047" w:rsidRPr="009D3A67" w:rsidRDefault="00FF4047" w:rsidP="00300C06">
            <w:pPr>
              <w:widowControl/>
              <w:spacing w:line="295" w:lineRule="exact"/>
              <w:jc w:val="center"/>
              <w:rPr>
                <w:rFonts w:cs="宋体"/>
                <w:color w:val="000000"/>
                <w:kern w:val="0"/>
                <w:sz w:val="24"/>
                <w:rPrChange w:id="709" w:author="Administrator" w:date="2014-08-05T16:54:00Z">
                  <w:rPr>
                    <w:rFonts w:cs="宋体"/>
                    <w:color w:val="000000"/>
                    <w:kern w:val="0"/>
                    <w:sz w:val="24"/>
                  </w:rPr>
                </w:rPrChange>
              </w:rPr>
            </w:pPr>
          </w:p>
        </w:tc>
        <w:tc>
          <w:tcPr>
            <w:tcW w:w="3254" w:type="dxa"/>
            <w:vMerge/>
            <w:vAlign w:val="center"/>
          </w:tcPr>
          <w:p w:rsidR="00FF4047" w:rsidRPr="009D3A67" w:rsidRDefault="00FF4047" w:rsidP="00DC51C1">
            <w:pPr>
              <w:widowControl/>
              <w:spacing w:line="295" w:lineRule="exact"/>
              <w:rPr>
                <w:rFonts w:cs="宋体"/>
                <w:bCs/>
                <w:color w:val="000000"/>
                <w:kern w:val="0"/>
                <w:sz w:val="24"/>
                <w:rPrChange w:id="710" w:author="Administrator" w:date="2014-08-05T16:54:00Z">
                  <w:rPr>
                    <w:rFonts w:cs="宋体"/>
                    <w:bCs/>
                    <w:color w:val="000000"/>
                    <w:kern w:val="0"/>
                    <w:sz w:val="24"/>
                  </w:rPr>
                </w:rPrChange>
              </w:rPr>
            </w:pPr>
          </w:p>
        </w:tc>
        <w:tc>
          <w:tcPr>
            <w:tcW w:w="3036" w:type="dxa"/>
            <w:vAlign w:val="center"/>
          </w:tcPr>
          <w:p w:rsidR="00FF4047" w:rsidRPr="009D3A67" w:rsidRDefault="00F80C10" w:rsidP="00300C06">
            <w:pPr>
              <w:widowControl/>
              <w:spacing w:line="295" w:lineRule="exact"/>
              <w:jc w:val="left"/>
              <w:rPr>
                <w:rFonts w:cs="宋体"/>
                <w:bCs/>
                <w:color w:val="000000"/>
                <w:kern w:val="0"/>
                <w:sz w:val="24"/>
                <w:rPrChange w:id="711" w:author="Administrator" w:date="2014-08-05T16:54:00Z">
                  <w:rPr>
                    <w:rFonts w:cs="宋体"/>
                    <w:bCs/>
                    <w:color w:val="000000"/>
                    <w:kern w:val="0"/>
                    <w:sz w:val="24"/>
                  </w:rPr>
                </w:rPrChange>
              </w:rPr>
            </w:pPr>
            <w:r w:rsidRPr="009D3A67">
              <w:rPr>
                <w:rFonts w:cs="宋体" w:hint="eastAsia"/>
                <w:color w:val="000000"/>
                <w:kern w:val="0"/>
                <w:sz w:val="24"/>
                <w:rPrChange w:id="712" w:author="Administrator" w:date="2014-08-05T16:54:00Z">
                  <w:rPr>
                    <w:rFonts w:ascii="Calibri" w:hAnsi="Calibri" w:cs="宋体" w:hint="eastAsia"/>
                    <w:color w:val="000000"/>
                    <w:kern w:val="0"/>
                    <w:sz w:val="24"/>
                    <w:szCs w:val="22"/>
                  </w:rPr>
                </w:rPrChange>
              </w:rPr>
              <w:t>数字旅游管理</w:t>
            </w:r>
          </w:p>
        </w:tc>
      </w:tr>
    </w:tbl>
    <w:p w:rsidR="004A7767" w:rsidRPr="009D3A67" w:rsidRDefault="00F80C10" w:rsidP="00700045">
      <w:pPr>
        <w:jc w:val="center"/>
        <w:rPr>
          <w:sz w:val="24"/>
          <w:rPrChange w:id="713" w:author="Administrator" w:date="2014-08-05T16:54:00Z">
            <w:rPr>
              <w:sz w:val="18"/>
              <w:szCs w:val="18"/>
            </w:rPr>
          </w:rPrChange>
        </w:rPr>
      </w:pPr>
      <w:r w:rsidRPr="009D3A67">
        <w:rPr>
          <w:sz w:val="24"/>
          <w:rPrChange w:id="714" w:author="Administrator" w:date="2014-08-05T16:54:00Z">
            <w:rPr>
              <w:rFonts w:ascii="Calibri" w:hAnsi="Calibri"/>
              <w:sz w:val="18"/>
              <w:szCs w:val="18"/>
            </w:rPr>
          </w:rPrChange>
        </w:rPr>
        <w:t>*</w:t>
      </w:r>
      <w:r w:rsidRPr="009D3A67">
        <w:rPr>
          <w:rFonts w:hint="eastAsia"/>
          <w:sz w:val="24"/>
          <w:rPrChange w:id="715" w:author="Administrator" w:date="2014-08-05T16:54:00Z">
            <w:rPr>
              <w:rFonts w:ascii="Calibri" w:hAnsi="Calibri" w:hint="eastAsia"/>
              <w:sz w:val="18"/>
              <w:szCs w:val="18"/>
            </w:rPr>
          </w:rPrChange>
        </w:rPr>
        <w:t>数据来源：</w:t>
      </w:r>
      <w:ins w:id="716" w:author="Administrator" w:date="2014-08-05T16:44:00Z">
        <w:r w:rsidRPr="009D3A67">
          <w:rPr>
            <w:rFonts w:hint="eastAsia"/>
            <w:sz w:val="24"/>
            <w:rPrChange w:id="717" w:author="Administrator" w:date="2014-08-05T16:54:00Z">
              <w:rPr>
                <w:rStyle w:val="a3"/>
                <w:rFonts w:ascii="Calibri" w:hAnsi="Calibri" w:hint="eastAsia"/>
                <w:sz w:val="18"/>
                <w:szCs w:val="18"/>
              </w:rPr>
            </w:rPrChange>
          </w:rPr>
          <w:t>中国学位与研究生教育信息网</w:t>
        </w:r>
        <w:r w:rsidRPr="009D3A67">
          <w:rPr>
            <w:sz w:val="24"/>
            <w:rPrChange w:id="718" w:author="Administrator" w:date="2014-08-05T16:54:00Z">
              <w:rPr>
                <w:rFonts w:ascii="Calibri" w:hAnsi="Calibri"/>
                <w:color w:val="0000FF"/>
                <w:sz w:val="18"/>
                <w:szCs w:val="18"/>
              </w:rPr>
            </w:rPrChange>
          </w:rPr>
          <w:t xml:space="preserve"> </w:t>
        </w:r>
      </w:ins>
      <w:del w:id="719" w:author="Administrator" w:date="2014-08-05T16:44:00Z">
        <w:r w:rsidRPr="009D3A67">
          <w:rPr>
            <w:rFonts w:hint="eastAsia"/>
            <w:sz w:val="24"/>
            <w:rPrChange w:id="720" w:author="Administrator" w:date="2014-08-05T16:54:00Z">
              <w:rPr>
                <w:rFonts w:ascii="Calibri" w:hAnsi="Calibri" w:hint="eastAsia"/>
                <w:color w:val="0000FF"/>
                <w:sz w:val="18"/>
                <w:szCs w:val="18"/>
              </w:rPr>
            </w:rPrChange>
          </w:rPr>
          <w:delText>（</w:delText>
        </w:r>
      </w:del>
      <w:del w:id="721" w:author="Administrator" w:date="2014-08-05T16:43:00Z">
        <w:r w:rsidRPr="009D3A67">
          <w:rPr>
            <w:sz w:val="24"/>
            <w:rPrChange w:id="722" w:author="Administrator" w:date="2014-08-05T16:54:00Z">
              <w:rPr>
                <w:rFonts w:ascii="Calibri" w:hAnsi="Calibri"/>
                <w:color w:val="0000FF"/>
                <w:sz w:val="18"/>
                <w:szCs w:val="18"/>
              </w:rPr>
            </w:rPrChange>
          </w:rPr>
          <w:delText>http://www.cdgdc.edu.cn/</w:delText>
        </w:r>
      </w:del>
      <w:del w:id="723" w:author="Administrator" w:date="2014-08-05T16:44:00Z">
        <w:r w:rsidRPr="009D3A67">
          <w:rPr>
            <w:rFonts w:hint="eastAsia"/>
            <w:sz w:val="24"/>
            <w:rPrChange w:id="724" w:author="Administrator" w:date="2014-08-05T16:54:00Z">
              <w:rPr>
                <w:rFonts w:ascii="Calibri" w:hAnsi="Calibri" w:hint="eastAsia"/>
                <w:color w:val="0000FF"/>
                <w:sz w:val="18"/>
                <w:szCs w:val="18"/>
              </w:rPr>
            </w:rPrChange>
          </w:rPr>
          <w:delText>）</w:delText>
        </w:r>
      </w:del>
      <w:r w:rsidRPr="009D3A67">
        <w:rPr>
          <w:sz w:val="24"/>
          <w:rPrChange w:id="725" w:author="Administrator" w:date="2014-08-05T16:54:00Z">
            <w:rPr>
              <w:rFonts w:ascii="Calibri" w:hAnsi="Calibri"/>
              <w:color w:val="0000FF"/>
              <w:sz w:val="18"/>
              <w:szCs w:val="18"/>
            </w:rPr>
          </w:rPrChange>
        </w:rPr>
        <w:t>2012</w:t>
      </w:r>
      <w:r w:rsidRPr="009D3A67">
        <w:rPr>
          <w:rFonts w:hint="eastAsia"/>
          <w:sz w:val="24"/>
          <w:rPrChange w:id="726" w:author="Administrator" w:date="2014-08-05T16:54:00Z">
            <w:rPr>
              <w:rFonts w:ascii="Calibri" w:hAnsi="Calibri" w:hint="eastAsia"/>
              <w:color w:val="0000FF"/>
              <w:sz w:val="18"/>
              <w:szCs w:val="18"/>
            </w:rPr>
          </w:rPrChange>
        </w:rPr>
        <w:t>年全国高校学科评估结果</w:t>
      </w:r>
    </w:p>
    <w:p w:rsidR="007B2A18" w:rsidRPr="009D3A67" w:rsidRDefault="00147EC9" w:rsidP="009D3A67">
      <w:pPr>
        <w:pStyle w:val="a5"/>
        <w:spacing w:beforeLines="30" w:line="312" w:lineRule="auto"/>
        <w:ind w:firstLineChars="0" w:firstLine="0"/>
        <w:rPr>
          <w:rFonts w:ascii="黑体" w:eastAsia="黑体" w:hAnsi="ˎ̥"/>
          <w:b/>
          <w:sz w:val="24"/>
          <w:szCs w:val="24"/>
          <w:rPrChange w:id="727" w:author="Administrator" w:date="2014-08-05T16:54:00Z">
            <w:rPr>
              <w:rFonts w:ascii="黑体" w:eastAsia="黑体" w:hAnsi="ˎ̥"/>
              <w:b/>
              <w:sz w:val="28"/>
              <w:szCs w:val="28"/>
            </w:rPr>
          </w:rPrChange>
        </w:rPr>
      </w:pPr>
      <w:r w:rsidRPr="009D3A67">
        <w:rPr>
          <w:rFonts w:ascii="黑体" w:eastAsia="黑体" w:hAnsi="ˎ̥"/>
          <w:b/>
          <w:noProof/>
          <w:sz w:val="24"/>
          <w:szCs w:val="24"/>
          <w:rPrChange w:id="728" w:author="Administrator" w:date="2014-08-05T16:54:00Z">
            <w:rPr>
              <w:rFonts w:ascii="黑体" w:eastAsia="黑体" w:hAnsi="ˎ̥"/>
              <w:b/>
              <w:noProof/>
              <w:color w:val="0000FF"/>
              <w:sz w:val="28"/>
              <w:szCs w:val="24"/>
            </w:rPr>
          </w:rPrChange>
        </w:rPr>
        <w:drawing>
          <wp:anchor distT="0" distB="0" distL="114300" distR="114300" simplePos="0" relativeHeight="251652608" behindDoc="1" locked="0" layoutInCell="1" allowOverlap="1">
            <wp:simplePos x="0" y="0"/>
            <wp:positionH relativeFrom="column">
              <wp:posOffset>0</wp:posOffset>
            </wp:positionH>
            <wp:positionV relativeFrom="paragraph">
              <wp:posOffset>78105</wp:posOffset>
            </wp:positionV>
            <wp:extent cx="313055" cy="318135"/>
            <wp:effectExtent l="19050" t="0" r="0" b="0"/>
            <wp:wrapTight wrapText="bothSides">
              <wp:wrapPolygon edited="0">
                <wp:start x="-1314" y="0"/>
                <wp:lineTo x="-1314" y="20695"/>
                <wp:lineTo x="21030" y="20695"/>
                <wp:lineTo x="21030" y="0"/>
                <wp:lineTo x="-1314"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F80C10" w:rsidRPr="009D3A67">
        <w:rPr>
          <w:rFonts w:ascii="黑体" w:eastAsia="黑体" w:hAnsi="ˎ̥" w:hint="eastAsia"/>
          <w:b/>
          <w:sz w:val="24"/>
          <w:szCs w:val="24"/>
          <w:rPrChange w:id="729" w:author="Administrator" w:date="2014-08-05T16:54:00Z">
            <w:rPr>
              <w:rFonts w:ascii="黑体" w:eastAsia="黑体" w:hAnsi="ˎ̥" w:hint="eastAsia"/>
              <w:b/>
              <w:color w:val="0000FF"/>
              <w:sz w:val="28"/>
              <w:szCs w:val="24"/>
            </w:rPr>
          </w:rPrChange>
        </w:rPr>
        <w:t>师资队伍</w:t>
      </w:r>
    </w:p>
    <w:p w:rsidR="00000000" w:rsidRPr="009D3A67" w:rsidRDefault="00F80C10" w:rsidP="009D3A67">
      <w:pPr>
        <w:pStyle w:val="a5"/>
        <w:spacing w:beforeLines="30" w:line="312" w:lineRule="auto"/>
        <w:ind w:firstLine="480"/>
        <w:rPr>
          <w:rFonts w:ascii="Times New Roman" w:hAnsi="Times New Roman"/>
          <w:sz w:val="24"/>
          <w:szCs w:val="24"/>
          <w:rPrChange w:id="730" w:author="Administrator" w:date="2014-08-05T16:54:00Z">
            <w:rPr>
              <w:rFonts w:ascii="Times New Roman" w:hAnsi="Times New Roman"/>
              <w:sz w:val="24"/>
              <w:szCs w:val="24"/>
            </w:rPr>
          </w:rPrChange>
        </w:rPr>
        <w:pPrChange w:id="731" w:author="Administrator" w:date="2014-08-05T16:54:00Z">
          <w:pPr>
            <w:pStyle w:val="a5"/>
            <w:spacing w:beforeLines="30" w:line="312" w:lineRule="auto"/>
            <w:ind w:firstLine="480"/>
          </w:pPr>
        </w:pPrChange>
      </w:pPr>
      <w:r w:rsidRPr="009D3A67">
        <w:rPr>
          <w:rFonts w:ascii="Times New Roman" w:hAnsi="Times New Roman" w:hint="eastAsia"/>
          <w:sz w:val="24"/>
          <w:szCs w:val="24"/>
          <w:rPrChange w:id="732" w:author="Administrator" w:date="2014-08-05T16:54:00Z">
            <w:rPr>
              <w:rFonts w:ascii="Times New Roman" w:hAnsi="Times New Roman" w:hint="eastAsia"/>
              <w:color w:val="0000FF"/>
              <w:sz w:val="24"/>
              <w:szCs w:val="24"/>
            </w:rPr>
          </w:rPrChange>
        </w:rPr>
        <w:t>根据学院的发展需要和建设要求，通过国内外引进、招聘和（对口援建）培养等方式，建设一支素质优良、特色鲜明、专业配套、结构合理、相对稳定的专兼职教师队伍，团结向上、求真务实、勤政高效、锐意进取的干部队伍和爱岗敬业、务实高效、</w:t>
      </w:r>
      <w:r w:rsidRPr="009D3A67">
        <w:rPr>
          <w:rFonts w:ascii="Times New Roman" w:hAnsi="Times New Roman" w:hint="eastAsia"/>
          <w:sz w:val="24"/>
          <w:szCs w:val="24"/>
          <w:rPrChange w:id="733" w:author="Administrator" w:date="2014-08-05T16:54:00Z">
            <w:rPr>
              <w:rFonts w:ascii="Times New Roman" w:hAnsi="Times New Roman" w:hint="eastAsia"/>
              <w:color w:val="0000FF"/>
              <w:sz w:val="24"/>
              <w:szCs w:val="24"/>
            </w:rPr>
          </w:rPrChange>
        </w:rPr>
        <w:lastRenderedPageBreak/>
        <w:t>品质高尚、作风优良的职工队伍，并着力构建具有显著竞争力和京元特色的师资队伍管理体制和有利于杰出人才成长的人事管理服务运行机制。同时，采取切实可行的措施和相应优惠政策，确保来自</w:t>
      </w:r>
      <w:r w:rsidRPr="009D3A67">
        <w:rPr>
          <w:rFonts w:ascii="Times New Roman" w:hAnsi="Times New Roman"/>
          <w:sz w:val="24"/>
          <w:szCs w:val="24"/>
          <w:rPrChange w:id="734"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735" w:author="Administrator" w:date="2014-08-05T16:54:00Z">
            <w:rPr>
              <w:rFonts w:ascii="Times New Roman" w:hAnsi="Times New Roman" w:hint="eastAsia"/>
              <w:color w:val="0000FF"/>
              <w:sz w:val="24"/>
              <w:szCs w:val="24"/>
            </w:rPr>
          </w:rPrChange>
        </w:rPr>
        <w:t>各高校及其他参与援建机构的教师、博士后、研究生、高年级本科生等兼职教师能够在学院教育培训和骨干教师培养中最佳地发挥作用，并围绕重点专业引进和培养高素质“双师型”教师。</w:t>
      </w:r>
    </w:p>
    <w:p w:rsidR="00000000" w:rsidRPr="009D3A67" w:rsidRDefault="00AA1C43" w:rsidP="009D3A67">
      <w:pPr>
        <w:pStyle w:val="a5"/>
        <w:spacing w:beforeLines="30" w:line="312" w:lineRule="auto"/>
        <w:ind w:firstLineChars="0" w:firstLine="0"/>
        <w:rPr>
          <w:rFonts w:ascii="黑体" w:eastAsia="黑体" w:hAnsi="ˎ̥"/>
          <w:b/>
          <w:sz w:val="24"/>
          <w:szCs w:val="24"/>
          <w:rPrChange w:id="736" w:author="Administrator" w:date="2014-08-05T16:54:00Z">
            <w:rPr>
              <w:rFonts w:ascii="黑体" w:eastAsia="黑体" w:hAnsi="ˎ̥"/>
              <w:b/>
              <w:sz w:val="28"/>
              <w:szCs w:val="24"/>
            </w:rPr>
          </w:rPrChange>
        </w:rPr>
      </w:pPr>
      <w:r w:rsidRPr="009D3A67">
        <w:rPr>
          <w:rFonts w:ascii="黑体" w:eastAsia="黑体" w:hAnsi="ˎ̥"/>
          <w:b/>
          <w:noProof/>
          <w:sz w:val="24"/>
          <w:szCs w:val="24"/>
          <w:rPrChange w:id="737" w:author="Administrator" w:date="2014-08-05T16:54:00Z">
            <w:rPr>
              <w:rFonts w:ascii="黑体" w:eastAsia="黑体" w:hAnsi="ˎ̥"/>
              <w:b/>
              <w:noProof/>
              <w:sz w:val="28"/>
              <w:szCs w:val="24"/>
            </w:rPr>
          </w:rPrChange>
        </w:rPr>
        <w:drawing>
          <wp:anchor distT="0" distB="0" distL="114300" distR="114300" simplePos="0" relativeHeight="251653632" behindDoc="1" locked="0" layoutInCell="1" allowOverlap="1">
            <wp:simplePos x="0" y="0"/>
            <wp:positionH relativeFrom="column">
              <wp:posOffset>0</wp:posOffset>
            </wp:positionH>
            <wp:positionV relativeFrom="paragraph">
              <wp:posOffset>92075</wp:posOffset>
            </wp:positionV>
            <wp:extent cx="313055" cy="318135"/>
            <wp:effectExtent l="19050" t="0" r="0" b="0"/>
            <wp:wrapTight wrapText="bothSides">
              <wp:wrapPolygon edited="0">
                <wp:start x="-1314" y="0"/>
                <wp:lineTo x="-1314" y="20695"/>
                <wp:lineTo x="21030" y="20695"/>
                <wp:lineTo x="21030" y="0"/>
                <wp:lineTo x="-1314"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082517" w:rsidRPr="009D3A67">
        <w:rPr>
          <w:rFonts w:ascii="黑体" w:eastAsia="黑体" w:hAnsi="ˎ̥" w:hint="eastAsia"/>
          <w:b/>
          <w:sz w:val="24"/>
          <w:szCs w:val="24"/>
          <w:rPrChange w:id="738" w:author="Administrator" w:date="2014-08-05T16:54:00Z">
            <w:rPr>
              <w:rFonts w:ascii="黑体" w:eastAsia="黑体" w:hAnsi="ˎ̥" w:hint="eastAsia"/>
              <w:b/>
              <w:sz w:val="28"/>
              <w:szCs w:val="24"/>
            </w:rPr>
          </w:rPrChange>
        </w:rPr>
        <w:t>人才培养</w:t>
      </w:r>
    </w:p>
    <w:p w:rsidR="00000000" w:rsidRPr="009D3A67" w:rsidRDefault="00F80C10" w:rsidP="009D3A67">
      <w:pPr>
        <w:pStyle w:val="a5"/>
        <w:spacing w:beforeLines="30" w:line="312" w:lineRule="auto"/>
        <w:ind w:left="420" w:firstLineChars="0" w:firstLine="0"/>
        <w:outlineLvl w:val="0"/>
        <w:rPr>
          <w:rFonts w:ascii="Times New Roman" w:hAnsi="ˎ̥"/>
          <w:b/>
          <w:sz w:val="24"/>
          <w:szCs w:val="24"/>
          <w:shd w:val="clear" w:color="auto" w:fill="CCFFCC"/>
          <w:rPrChange w:id="739" w:author="Administrator" w:date="2014-08-05T16:54:00Z">
            <w:rPr>
              <w:rFonts w:ascii="Times New Roman" w:hAnsi="ˎ̥"/>
              <w:b/>
              <w:sz w:val="24"/>
              <w:szCs w:val="24"/>
              <w:shd w:val="clear" w:color="auto" w:fill="CCFFCC"/>
            </w:rPr>
          </w:rPrChange>
        </w:rPr>
        <w:pPrChange w:id="740" w:author="Administrator" w:date="2014-08-05T16:53:00Z">
          <w:pPr>
            <w:pStyle w:val="a5"/>
            <w:spacing w:beforeLines="30" w:line="312" w:lineRule="auto"/>
            <w:ind w:left="420" w:firstLineChars="0" w:firstLine="0"/>
          </w:pPr>
        </w:pPrChange>
      </w:pPr>
      <w:r w:rsidRPr="009D3A67">
        <w:rPr>
          <w:rFonts w:ascii="Times New Roman" w:hAnsi="ˎ̥" w:hint="eastAsia"/>
          <w:b/>
          <w:sz w:val="24"/>
          <w:szCs w:val="24"/>
          <w:shd w:val="clear" w:color="auto" w:fill="CCFFCC"/>
          <w:rPrChange w:id="741" w:author="Administrator" w:date="2014-08-05T16:54:00Z">
            <w:rPr>
              <w:rFonts w:ascii="Times New Roman" w:hAnsi="ˎ̥" w:hint="eastAsia"/>
              <w:b/>
              <w:color w:val="0000FF"/>
              <w:sz w:val="24"/>
              <w:szCs w:val="24"/>
              <w:shd w:val="clear" w:color="auto" w:fill="CCFFCC"/>
            </w:rPr>
          </w:rPrChange>
        </w:rPr>
        <w:t>“浴生计划”人才工程</w:t>
      </w:r>
      <w:r w:rsidRPr="009D3A67">
        <w:rPr>
          <w:rFonts w:ascii="Times New Roman" w:hAnsi="ˎ̥"/>
          <w:b/>
          <w:sz w:val="24"/>
          <w:szCs w:val="24"/>
          <w:shd w:val="clear" w:color="auto" w:fill="CCFFCC"/>
          <w:rPrChange w:id="742" w:author="Administrator" w:date="2014-08-05T16:54:00Z">
            <w:rPr>
              <w:rFonts w:ascii="Times New Roman" w:hAnsi="ˎ̥"/>
              <w:b/>
              <w:color w:val="0000FF"/>
              <w:sz w:val="24"/>
              <w:szCs w:val="24"/>
              <w:shd w:val="clear" w:color="auto" w:fill="CCFFCC"/>
            </w:rPr>
          </w:rPrChange>
        </w:rPr>
        <w:t xml:space="preserve">/ </w:t>
      </w:r>
      <w:r w:rsidRPr="009D3A67">
        <w:rPr>
          <w:rFonts w:ascii="Times New Roman" w:hAnsi="ˎ̥" w:hint="eastAsia"/>
          <w:b/>
          <w:sz w:val="24"/>
          <w:szCs w:val="24"/>
          <w:shd w:val="clear" w:color="auto" w:fill="CCFFCC"/>
          <w:rPrChange w:id="743" w:author="Administrator" w:date="2014-08-05T16:54:00Z">
            <w:rPr>
              <w:rFonts w:ascii="Times New Roman" w:hAnsi="ˎ̥" w:hint="eastAsia"/>
              <w:b/>
              <w:color w:val="0000FF"/>
              <w:sz w:val="24"/>
              <w:szCs w:val="24"/>
              <w:shd w:val="clear" w:color="auto" w:fill="CCFFCC"/>
            </w:rPr>
          </w:rPrChange>
        </w:rPr>
        <w:t>“方舟计划”</w:t>
      </w:r>
      <w:r w:rsidRPr="009D3A67">
        <w:rPr>
          <w:rFonts w:ascii="Times New Roman" w:hAnsi="ˎ̥"/>
          <w:b/>
          <w:sz w:val="24"/>
          <w:szCs w:val="24"/>
          <w:shd w:val="clear" w:color="auto" w:fill="CCFFCC"/>
          <w:rPrChange w:id="744" w:author="Administrator" w:date="2014-08-05T16:54:00Z">
            <w:rPr>
              <w:rFonts w:ascii="Times New Roman" w:hAnsi="ˎ̥"/>
              <w:b/>
              <w:color w:val="0000FF"/>
              <w:sz w:val="24"/>
              <w:szCs w:val="24"/>
              <w:shd w:val="clear" w:color="auto" w:fill="CCFFCC"/>
            </w:rPr>
          </w:rPrChange>
        </w:rPr>
        <w:t xml:space="preserve">/ </w:t>
      </w:r>
      <w:r w:rsidRPr="009D3A67">
        <w:rPr>
          <w:rFonts w:ascii="Times New Roman" w:hAnsi="ˎ̥" w:hint="eastAsia"/>
          <w:b/>
          <w:sz w:val="24"/>
          <w:szCs w:val="24"/>
          <w:shd w:val="clear" w:color="auto" w:fill="CCFFCC"/>
          <w:rPrChange w:id="745" w:author="Administrator" w:date="2014-08-05T16:54:00Z">
            <w:rPr>
              <w:rFonts w:ascii="Times New Roman" w:hAnsi="ˎ̥" w:hint="eastAsia"/>
              <w:b/>
              <w:color w:val="0000FF"/>
              <w:sz w:val="24"/>
              <w:szCs w:val="24"/>
              <w:shd w:val="clear" w:color="auto" w:fill="CCFFCC"/>
            </w:rPr>
          </w:rPrChange>
        </w:rPr>
        <w:t>“翡丝计划”规划实施</w:t>
      </w:r>
    </w:p>
    <w:p w:rsidR="00906F7E" w:rsidRPr="009D3A67" w:rsidRDefault="00F80C10" w:rsidP="009D3A67">
      <w:pPr>
        <w:pStyle w:val="a5"/>
        <w:spacing w:beforeLines="30" w:line="312" w:lineRule="auto"/>
        <w:ind w:leftChars="428" w:left="899" w:firstLineChars="0" w:firstLine="0"/>
        <w:rPr>
          <w:rFonts w:ascii="Times New Roman" w:hAnsi="ˎ̥"/>
          <w:sz w:val="24"/>
          <w:szCs w:val="24"/>
          <w:rPrChange w:id="746" w:author="Administrator" w:date="2014-08-05T16:54:00Z">
            <w:rPr>
              <w:rFonts w:ascii="Times New Roman" w:hAnsi="ˎ̥"/>
              <w:sz w:val="24"/>
              <w:szCs w:val="24"/>
            </w:rPr>
          </w:rPrChange>
        </w:rPr>
      </w:pPr>
      <w:r w:rsidRPr="009D3A67">
        <w:rPr>
          <w:rFonts w:ascii="Times New Roman" w:hAnsi="ˎ̥" w:hint="eastAsia"/>
          <w:sz w:val="24"/>
          <w:szCs w:val="24"/>
          <w:rPrChange w:id="747" w:author="Administrator" w:date="2014-08-05T16:54:00Z">
            <w:rPr>
              <w:rFonts w:ascii="Times New Roman" w:hAnsi="ˎ̥" w:hint="eastAsia"/>
              <w:color w:val="0000FF"/>
              <w:sz w:val="24"/>
              <w:szCs w:val="24"/>
            </w:rPr>
          </w:rPrChange>
        </w:rPr>
        <w:t>基于“浴生计划”（</w:t>
      </w:r>
      <w:r w:rsidRPr="009D3A67">
        <w:rPr>
          <w:rFonts w:ascii="Times New Roman" w:hAnsi="ˎ̥"/>
          <w:sz w:val="24"/>
          <w:szCs w:val="24"/>
          <w:rPrChange w:id="748" w:author="Administrator" w:date="2014-08-05T16:54:00Z">
            <w:rPr>
              <w:rFonts w:ascii="Times New Roman" w:hAnsi="ˎ̥"/>
              <w:color w:val="0000FF"/>
              <w:sz w:val="24"/>
              <w:szCs w:val="24"/>
            </w:rPr>
          </w:rPrChange>
        </w:rPr>
        <w:t>RP</w:t>
      </w:r>
      <w:r w:rsidRPr="009D3A67">
        <w:rPr>
          <w:rFonts w:ascii="Times New Roman" w:hAnsi="ˎ̥" w:hint="eastAsia"/>
          <w:sz w:val="24"/>
          <w:szCs w:val="24"/>
          <w:rPrChange w:id="749" w:author="Administrator" w:date="2014-08-05T16:54:00Z">
            <w:rPr>
              <w:rFonts w:ascii="Times New Roman" w:hAnsi="ˎ̥" w:hint="eastAsia"/>
              <w:color w:val="0000FF"/>
              <w:sz w:val="24"/>
              <w:szCs w:val="24"/>
            </w:rPr>
          </w:rPrChange>
        </w:rPr>
        <w:t>）人才工程专项实施已探索建立的</w:t>
      </w:r>
      <w:r w:rsidRPr="009D3A67">
        <w:rPr>
          <w:rFonts w:ascii="Times New Roman" w:hAnsi="ˎ̥"/>
          <w:sz w:val="24"/>
          <w:szCs w:val="24"/>
          <w:rPrChange w:id="750" w:author="Administrator" w:date="2014-08-05T16:54:00Z">
            <w:rPr>
              <w:rFonts w:ascii="Times New Roman" w:hAnsi="ˎ̥"/>
              <w:color w:val="0000FF"/>
              <w:sz w:val="24"/>
              <w:szCs w:val="24"/>
            </w:rPr>
          </w:rPrChange>
        </w:rPr>
        <w:t>BUCA</w:t>
      </w:r>
      <w:r w:rsidRPr="009D3A67">
        <w:rPr>
          <w:rFonts w:ascii="Times New Roman" w:hAnsi="ˎ̥" w:hint="eastAsia"/>
          <w:sz w:val="24"/>
          <w:szCs w:val="24"/>
          <w:rPrChange w:id="751" w:author="Administrator" w:date="2014-08-05T16:54:00Z">
            <w:rPr>
              <w:rFonts w:ascii="Times New Roman" w:hAnsi="ˎ̥" w:hint="eastAsia"/>
              <w:color w:val="0000FF"/>
              <w:sz w:val="24"/>
              <w:szCs w:val="24"/>
            </w:rPr>
          </w:rPrChange>
        </w:rPr>
        <w:t>智力援建机制，按照“浴生计划”总体规划和分期实施方案，以建设国际知名、国内一流的京元学院为总目标，</w:t>
      </w:r>
      <w:r w:rsidRPr="009D3A67">
        <w:rPr>
          <w:rFonts w:ascii="Times New Roman" w:hAnsi="ˎ̥"/>
          <w:sz w:val="24"/>
          <w:szCs w:val="24"/>
          <w:rPrChange w:id="752" w:author="Administrator" w:date="2014-08-05T16:54:00Z">
            <w:rPr>
              <w:rFonts w:ascii="Times New Roman" w:hAnsi="ˎ̥"/>
              <w:color w:val="0000FF"/>
              <w:sz w:val="24"/>
              <w:szCs w:val="24"/>
            </w:rPr>
          </w:rPrChange>
        </w:rPr>
        <w:t>BUCA</w:t>
      </w:r>
      <w:r w:rsidRPr="009D3A67">
        <w:rPr>
          <w:rFonts w:ascii="Times New Roman" w:hAnsi="ˎ̥" w:hint="eastAsia"/>
          <w:sz w:val="24"/>
          <w:szCs w:val="24"/>
          <w:rPrChange w:id="753" w:author="Administrator" w:date="2014-08-05T16:54:00Z">
            <w:rPr>
              <w:rFonts w:ascii="Times New Roman" w:hAnsi="ˎ̥" w:hint="eastAsia"/>
              <w:color w:val="0000FF"/>
              <w:sz w:val="24"/>
              <w:szCs w:val="24"/>
            </w:rPr>
          </w:rPrChange>
        </w:rPr>
        <w:t>及各援建高校合作组织实施“浴生计划”人才工程（</w:t>
      </w:r>
      <w:r w:rsidRPr="009D3A67">
        <w:rPr>
          <w:rFonts w:ascii="Times New Roman" w:hAnsi="ˎ̥"/>
          <w:sz w:val="24"/>
          <w:szCs w:val="24"/>
          <w:rPrChange w:id="754" w:author="Administrator" w:date="2014-08-05T16:54:00Z">
            <w:rPr>
              <w:rFonts w:ascii="Times New Roman" w:hAnsi="ˎ̥"/>
              <w:color w:val="0000FF"/>
              <w:sz w:val="24"/>
              <w:szCs w:val="24"/>
            </w:rPr>
          </w:rPrChange>
        </w:rPr>
        <w:t>RePET</w:t>
      </w:r>
      <w:r w:rsidRPr="009D3A67">
        <w:rPr>
          <w:rFonts w:ascii="Times New Roman" w:hAnsi="ˎ̥" w:hint="eastAsia"/>
          <w:sz w:val="24"/>
          <w:szCs w:val="24"/>
          <w:rPrChange w:id="755" w:author="Administrator" w:date="2014-08-05T16:54:00Z">
            <w:rPr>
              <w:rFonts w:ascii="Times New Roman" w:hAnsi="ˎ̥" w:hint="eastAsia"/>
              <w:color w:val="0000FF"/>
              <w:sz w:val="24"/>
              <w:szCs w:val="24"/>
            </w:rPr>
          </w:rPrChange>
        </w:rPr>
        <w:t>），依托京元学院持续开展</w:t>
      </w:r>
      <w:r w:rsidRPr="009D3A67">
        <w:rPr>
          <w:rFonts w:ascii="Times New Roman" w:hAnsi="Times New Roman" w:hint="eastAsia"/>
          <w:sz w:val="24"/>
          <w:szCs w:val="24"/>
          <w:rPrChange w:id="756" w:author="Administrator" w:date="2014-08-05T16:54:00Z">
            <w:rPr>
              <w:rFonts w:ascii="Times New Roman" w:hAnsi="Times New Roman" w:hint="eastAsia"/>
              <w:color w:val="0000FF"/>
              <w:sz w:val="24"/>
            </w:rPr>
          </w:rPrChange>
        </w:rPr>
        <w:t>创新型高等教育机制（机构）建设与多层次人才培养。</w:t>
      </w:r>
      <w:r w:rsidRPr="009D3A67">
        <w:rPr>
          <w:rFonts w:ascii="Times New Roman" w:hAnsi="ˎ̥" w:hint="eastAsia"/>
          <w:sz w:val="24"/>
          <w:szCs w:val="24"/>
          <w:rPrChange w:id="757" w:author="Administrator" w:date="2014-08-05T16:54:00Z">
            <w:rPr>
              <w:rFonts w:ascii="Times New Roman" w:hAnsi="ˎ̥" w:hint="eastAsia"/>
              <w:color w:val="0000FF"/>
              <w:sz w:val="24"/>
              <w:szCs w:val="24"/>
            </w:rPr>
          </w:rPrChange>
        </w:rPr>
        <w:t>与</w:t>
      </w:r>
      <w:r w:rsidRPr="009D3A67">
        <w:rPr>
          <w:rFonts w:ascii="Times New Roman" w:hAnsi="ˎ̥"/>
          <w:sz w:val="24"/>
          <w:szCs w:val="24"/>
          <w:rPrChange w:id="758" w:author="Administrator" w:date="2014-08-05T16:54:00Z">
            <w:rPr>
              <w:rFonts w:ascii="Times New Roman" w:hAnsi="ˎ̥"/>
              <w:color w:val="0000FF"/>
              <w:sz w:val="24"/>
              <w:szCs w:val="24"/>
            </w:rPr>
          </w:rPrChange>
        </w:rPr>
        <w:t>BUCA</w:t>
      </w:r>
      <w:r w:rsidRPr="009D3A67">
        <w:rPr>
          <w:rFonts w:ascii="Times New Roman" w:hAnsi="ˎ̥" w:hint="eastAsia"/>
          <w:sz w:val="24"/>
          <w:szCs w:val="24"/>
          <w:rPrChange w:id="759" w:author="Administrator" w:date="2014-08-05T16:54:00Z">
            <w:rPr>
              <w:rFonts w:ascii="Times New Roman" w:hAnsi="ˎ̥" w:hint="eastAsia"/>
              <w:color w:val="0000FF"/>
              <w:sz w:val="24"/>
              <w:szCs w:val="24"/>
            </w:rPr>
          </w:rPrChange>
        </w:rPr>
        <w:t>、国际应急管理学会（</w:t>
      </w:r>
      <w:r w:rsidRPr="009D3A67">
        <w:rPr>
          <w:rFonts w:ascii="Times New Roman" w:hAnsi="ˎ̥"/>
          <w:sz w:val="24"/>
          <w:szCs w:val="24"/>
          <w:rPrChange w:id="760" w:author="Administrator" w:date="2014-08-05T16:54:00Z">
            <w:rPr>
              <w:rFonts w:ascii="Times New Roman" w:hAnsi="ˎ̥"/>
              <w:color w:val="0000FF"/>
              <w:sz w:val="24"/>
              <w:szCs w:val="24"/>
            </w:rPr>
          </w:rPrChange>
        </w:rPr>
        <w:t>The International Emergency Management Society-TIEMS</w:t>
      </w:r>
      <w:r w:rsidRPr="009D3A67">
        <w:rPr>
          <w:rFonts w:ascii="Times New Roman" w:hAnsi="ˎ̥" w:hint="eastAsia"/>
          <w:sz w:val="24"/>
          <w:szCs w:val="24"/>
          <w:rPrChange w:id="761" w:author="Administrator" w:date="2014-08-05T16:54:00Z">
            <w:rPr>
              <w:rFonts w:ascii="Times New Roman" w:hAnsi="ˎ̥" w:hint="eastAsia"/>
              <w:color w:val="0000FF"/>
              <w:sz w:val="24"/>
              <w:szCs w:val="24"/>
            </w:rPr>
          </w:rPrChange>
        </w:rPr>
        <w:t>）合作启动并组织实施“数字减灾与应急管理人才培养计划”（简称“方舟</w:t>
      </w:r>
      <w:bookmarkStart w:id="762" w:name="OLE_LINK3"/>
      <w:r w:rsidRPr="009D3A67">
        <w:rPr>
          <w:rFonts w:ascii="Times New Roman" w:hAnsi="ˎ̥" w:hint="eastAsia"/>
          <w:sz w:val="24"/>
          <w:szCs w:val="24"/>
          <w:rPrChange w:id="763" w:author="Administrator" w:date="2014-08-05T16:54:00Z">
            <w:rPr>
              <w:rFonts w:ascii="Times New Roman" w:hAnsi="ˎ̥" w:hint="eastAsia"/>
              <w:color w:val="0000FF"/>
              <w:sz w:val="24"/>
              <w:szCs w:val="24"/>
            </w:rPr>
          </w:rPrChange>
        </w:rPr>
        <w:t>（</w:t>
      </w:r>
      <w:r w:rsidRPr="009D3A67">
        <w:rPr>
          <w:rFonts w:ascii="Times New Roman" w:hAnsi="ˎ̥"/>
          <w:sz w:val="24"/>
          <w:szCs w:val="24"/>
          <w:rPrChange w:id="764" w:author="Administrator" w:date="2014-08-05T16:54:00Z">
            <w:rPr>
              <w:rFonts w:ascii="Times New Roman" w:hAnsi="ˎ̥"/>
              <w:color w:val="0000FF"/>
              <w:sz w:val="24"/>
              <w:szCs w:val="24"/>
            </w:rPr>
          </w:rPrChange>
        </w:rPr>
        <w:t>Ark</w:t>
      </w:r>
      <w:r w:rsidRPr="009D3A67">
        <w:rPr>
          <w:rFonts w:ascii="Times New Roman" w:hAnsi="ˎ̥" w:hint="eastAsia"/>
          <w:sz w:val="24"/>
          <w:szCs w:val="24"/>
          <w:rPrChange w:id="765" w:author="Administrator" w:date="2014-08-05T16:54:00Z">
            <w:rPr>
              <w:rFonts w:ascii="Times New Roman" w:hAnsi="ˎ̥" w:hint="eastAsia"/>
              <w:color w:val="0000FF"/>
              <w:sz w:val="24"/>
              <w:szCs w:val="24"/>
            </w:rPr>
          </w:rPrChange>
        </w:rPr>
        <w:t>）</w:t>
      </w:r>
      <w:bookmarkEnd w:id="762"/>
      <w:r w:rsidRPr="009D3A67">
        <w:rPr>
          <w:rFonts w:ascii="Times New Roman" w:hAnsi="ˎ̥" w:hint="eastAsia"/>
          <w:sz w:val="24"/>
          <w:szCs w:val="24"/>
          <w:rPrChange w:id="766" w:author="Administrator" w:date="2014-08-05T16:54:00Z">
            <w:rPr>
              <w:rFonts w:ascii="Times New Roman" w:hAnsi="ˎ̥" w:hint="eastAsia"/>
              <w:color w:val="0000FF"/>
              <w:sz w:val="24"/>
              <w:szCs w:val="24"/>
            </w:rPr>
          </w:rPrChange>
        </w:rPr>
        <w:t>计划”），争取国内外相关机构（政府部门、国际组织、企事业单位、基金会等）的大力支持和资助，推动筹建京元方舟教育基金会（</w:t>
      </w:r>
      <w:r w:rsidRPr="009D3A67">
        <w:rPr>
          <w:rFonts w:ascii="Times New Roman" w:hAnsi="ˎ̥"/>
          <w:sz w:val="24"/>
          <w:szCs w:val="24"/>
          <w:rPrChange w:id="767" w:author="Administrator" w:date="2014-08-05T16:54:00Z">
            <w:rPr>
              <w:rFonts w:ascii="Times New Roman" w:hAnsi="ˎ̥"/>
              <w:color w:val="0000FF"/>
              <w:sz w:val="24"/>
              <w:szCs w:val="24"/>
            </w:rPr>
          </w:rPrChange>
        </w:rPr>
        <w:t>Geoyard Ark Education Foundation</w:t>
      </w:r>
      <w:r w:rsidRPr="009D3A67">
        <w:rPr>
          <w:rFonts w:ascii="Times New Roman" w:hAnsi="ˎ̥" w:hint="eastAsia"/>
          <w:sz w:val="24"/>
          <w:szCs w:val="24"/>
          <w:rPrChange w:id="768" w:author="Administrator" w:date="2014-08-05T16:54:00Z">
            <w:rPr>
              <w:rFonts w:ascii="Times New Roman" w:hAnsi="ˎ̥" w:hint="eastAsia"/>
              <w:color w:val="0000FF"/>
              <w:sz w:val="24"/>
              <w:szCs w:val="24"/>
            </w:rPr>
          </w:rPrChange>
        </w:rPr>
        <w:t>，</w:t>
      </w:r>
      <w:r w:rsidRPr="009D3A67">
        <w:rPr>
          <w:rFonts w:ascii="Times New Roman" w:hAnsi="ˎ̥"/>
          <w:sz w:val="24"/>
          <w:szCs w:val="24"/>
          <w:rPrChange w:id="769" w:author="Administrator" w:date="2014-08-05T16:54:00Z">
            <w:rPr>
              <w:rFonts w:ascii="Times New Roman" w:hAnsi="ˎ̥"/>
              <w:color w:val="0000FF"/>
              <w:sz w:val="24"/>
              <w:szCs w:val="24"/>
            </w:rPr>
          </w:rPrChange>
        </w:rPr>
        <w:t>GAEF</w:t>
      </w:r>
      <w:r w:rsidRPr="009D3A67">
        <w:rPr>
          <w:rFonts w:ascii="Times New Roman" w:hAnsi="ˎ̥" w:hint="eastAsia"/>
          <w:sz w:val="24"/>
          <w:szCs w:val="24"/>
          <w:rPrChange w:id="770" w:author="Administrator" w:date="2014-08-05T16:54:00Z">
            <w:rPr>
              <w:rFonts w:ascii="Times New Roman" w:hAnsi="ˎ̥" w:hint="eastAsia"/>
              <w:color w:val="0000FF"/>
              <w:sz w:val="24"/>
              <w:szCs w:val="24"/>
            </w:rPr>
          </w:rPrChange>
        </w:rPr>
        <w:t>），按照减灾与应急相关国际行动纲领和我国《国家综合防灾减灾规划（</w:t>
      </w:r>
      <w:r w:rsidRPr="009D3A67">
        <w:rPr>
          <w:rFonts w:ascii="Times New Roman" w:hAnsi="ˎ̥"/>
          <w:sz w:val="24"/>
          <w:szCs w:val="24"/>
          <w:rPrChange w:id="771" w:author="Administrator" w:date="2014-08-05T16:54:00Z">
            <w:rPr>
              <w:rFonts w:ascii="Times New Roman" w:hAnsi="ˎ̥"/>
              <w:color w:val="0000FF"/>
              <w:sz w:val="24"/>
              <w:szCs w:val="24"/>
            </w:rPr>
          </w:rPrChange>
        </w:rPr>
        <w:t>2011~2015</w:t>
      </w:r>
      <w:r w:rsidRPr="009D3A67">
        <w:rPr>
          <w:rFonts w:ascii="Times New Roman" w:hAnsi="ˎ̥" w:hint="eastAsia"/>
          <w:sz w:val="24"/>
          <w:szCs w:val="24"/>
          <w:rPrChange w:id="772" w:author="Administrator" w:date="2014-08-05T16:54:00Z">
            <w:rPr>
              <w:rFonts w:ascii="Times New Roman" w:hAnsi="ˎ̥" w:hint="eastAsia"/>
              <w:color w:val="0000FF"/>
              <w:sz w:val="24"/>
              <w:szCs w:val="24"/>
            </w:rPr>
          </w:rPrChange>
        </w:rPr>
        <w:t>年）》、科技发展规划、人才发展规划等相关文件的要求，充分利用国内外优质教育资源及现代网络技术，推动创立并不断完善数字减灾与应急管理学科及教育培训体系，推进数字减灾与应急管理师认证制度的建立，形成国际数字减灾与应急管理教育培训中心及科普宣传基地，为提升全球灾害管理与应急救援的科学水平和构建区域灾后重建与长远发展能力，以及增强公民减灾意识和技能做出重要贡献。</w:t>
      </w:r>
      <w:r w:rsidRPr="009D3A67">
        <w:rPr>
          <w:rFonts w:ascii="Times New Roman" w:hAnsi="Times New Roman" w:hint="eastAsia"/>
          <w:sz w:val="24"/>
          <w:szCs w:val="24"/>
          <w:rPrChange w:id="773" w:author="Administrator" w:date="2014-08-05T16:54:00Z">
            <w:rPr>
              <w:rFonts w:ascii="Times New Roman" w:hAnsi="Times New Roman" w:hint="eastAsia"/>
              <w:color w:val="0000FF"/>
              <w:sz w:val="24"/>
            </w:rPr>
          </w:rPrChange>
        </w:rPr>
        <w:t>针对人本健康与家庭发展对高素质新型人才的巨大需求，与国内外相关机构合作，筹划启动“数字家庭与智慧健康服务人才培养计划”（简称“翡丝（</w:t>
      </w:r>
      <w:r w:rsidRPr="009D3A67">
        <w:rPr>
          <w:rFonts w:ascii="Times New Roman" w:hAnsi="Times New Roman"/>
          <w:sz w:val="24"/>
          <w:szCs w:val="24"/>
          <w:rPrChange w:id="774" w:author="Administrator" w:date="2014-08-05T16:54:00Z">
            <w:rPr>
              <w:rFonts w:ascii="Times New Roman" w:hAnsi="Times New Roman"/>
              <w:color w:val="0000FF"/>
              <w:sz w:val="24"/>
              <w:szCs w:val="24"/>
            </w:rPr>
          </w:rPrChange>
        </w:rPr>
        <w:t>Fyce</w:t>
      </w:r>
      <w:r w:rsidRPr="009D3A67">
        <w:rPr>
          <w:rFonts w:ascii="Times New Roman" w:hAnsi="Times New Roman" w:hint="eastAsia"/>
          <w:sz w:val="24"/>
          <w:szCs w:val="24"/>
          <w:rPrChange w:id="775" w:author="Administrator" w:date="2014-08-05T16:54:00Z">
            <w:rPr>
              <w:rFonts w:ascii="Times New Roman" w:hAnsi="Times New Roman" w:hint="eastAsia"/>
              <w:color w:val="0000FF"/>
              <w:sz w:val="24"/>
              <w:szCs w:val="24"/>
            </w:rPr>
          </w:rPrChange>
        </w:rPr>
        <w:t>）计划”），推动我国构建以家庭（</w:t>
      </w:r>
      <w:r w:rsidRPr="009D3A67">
        <w:rPr>
          <w:rFonts w:ascii="Times New Roman" w:hAnsi="Times New Roman"/>
          <w:sz w:val="24"/>
          <w:szCs w:val="24"/>
          <w:rPrChange w:id="776" w:author="Administrator" w:date="2014-08-05T16:54:00Z">
            <w:rPr>
              <w:rFonts w:ascii="Times New Roman" w:hAnsi="Times New Roman"/>
              <w:color w:val="0000FF"/>
              <w:sz w:val="24"/>
              <w:szCs w:val="24"/>
            </w:rPr>
          </w:rPrChange>
        </w:rPr>
        <w:t>Family</w:t>
      </w:r>
      <w:r w:rsidRPr="009D3A67">
        <w:rPr>
          <w:rFonts w:ascii="Times New Roman" w:hAnsi="Times New Roman" w:hint="eastAsia"/>
          <w:sz w:val="24"/>
          <w:szCs w:val="24"/>
          <w:rPrChange w:id="777" w:author="Administrator" w:date="2014-08-05T16:54:00Z">
            <w:rPr>
              <w:rFonts w:ascii="Times New Roman" w:hAnsi="Times New Roman" w:hint="eastAsia"/>
              <w:color w:val="0000FF"/>
              <w:sz w:val="24"/>
              <w:szCs w:val="24"/>
            </w:rPr>
          </w:rPrChange>
        </w:rPr>
        <w:t>）为单元面向青少年（</w:t>
      </w:r>
      <w:r w:rsidRPr="009D3A67">
        <w:rPr>
          <w:rFonts w:ascii="Times New Roman" w:hAnsi="Times New Roman"/>
          <w:sz w:val="24"/>
          <w:szCs w:val="24"/>
          <w:rPrChange w:id="778" w:author="Administrator" w:date="2014-08-05T16:54:00Z">
            <w:rPr>
              <w:rFonts w:ascii="Times New Roman" w:hAnsi="Times New Roman"/>
              <w:color w:val="0000FF"/>
              <w:sz w:val="24"/>
              <w:szCs w:val="24"/>
            </w:rPr>
          </w:rPrChange>
        </w:rPr>
        <w:t>Youths</w:t>
      </w:r>
      <w:r w:rsidRPr="009D3A67">
        <w:rPr>
          <w:rFonts w:ascii="Times New Roman" w:hAnsi="Times New Roman" w:hint="eastAsia"/>
          <w:sz w:val="24"/>
          <w:szCs w:val="24"/>
          <w:rPrChange w:id="779" w:author="Administrator" w:date="2014-08-05T16:54:00Z">
            <w:rPr>
              <w:rFonts w:ascii="Times New Roman" w:hAnsi="Times New Roman" w:hint="eastAsia"/>
              <w:color w:val="0000FF"/>
              <w:sz w:val="24"/>
              <w:szCs w:val="24"/>
            </w:rPr>
          </w:rPrChange>
        </w:rPr>
        <w:t>）、婴幼儿（</w:t>
      </w:r>
      <w:r w:rsidRPr="009D3A67">
        <w:rPr>
          <w:rFonts w:ascii="Times New Roman" w:hAnsi="Times New Roman"/>
          <w:sz w:val="24"/>
          <w:szCs w:val="24"/>
          <w:rPrChange w:id="780" w:author="Administrator" w:date="2014-08-05T16:54:00Z">
            <w:rPr>
              <w:rFonts w:ascii="Times New Roman" w:hAnsi="Times New Roman"/>
              <w:color w:val="0000FF"/>
              <w:sz w:val="24"/>
              <w:szCs w:val="24"/>
            </w:rPr>
          </w:rPrChange>
        </w:rPr>
        <w:t>Children</w:t>
      </w:r>
      <w:r w:rsidRPr="009D3A67">
        <w:rPr>
          <w:rFonts w:ascii="Times New Roman" w:hAnsi="Times New Roman" w:hint="eastAsia"/>
          <w:sz w:val="24"/>
          <w:szCs w:val="24"/>
          <w:rPrChange w:id="781" w:author="Administrator" w:date="2014-08-05T16:54:00Z">
            <w:rPr>
              <w:rFonts w:ascii="Times New Roman" w:hAnsi="Times New Roman" w:hint="eastAsia"/>
              <w:color w:val="0000FF"/>
              <w:sz w:val="24"/>
              <w:szCs w:val="24"/>
            </w:rPr>
          </w:rPrChange>
        </w:rPr>
        <w:t>）、老人（</w:t>
      </w:r>
      <w:r w:rsidRPr="009D3A67">
        <w:rPr>
          <w:rFonts w:ascii="Times New Roman" w:hAnsi="Times New Roman"/>
          <w:sz w:val="24"/>
          <w:szCs w:val="24"/>
          <w:rPrChange w:id="782" w:author="Administrator" w:date="2014-08-05T16:54:00Z">
            <w:rPr>
              <w:rFonts w:ascii="Times New Roman" w:hAnsi="Times New Roman"/>
              <w:color w:val="0000FF"/>
              <w:sz w:val="24"/>
              <w:szCs w:val="24"/>
            </w:rPr>
          </w:rPrChange>
        </w:rPr>
        <w:t>Elders</w:t>
      </w:r>
      <w:r w:rsidRPr="009D3A67">
        <w:rPr>
          <w:rFonts w:ascii="Times New Roman" w:hAnsi="Times New Roman" w:hint="eastAsia"/>
          <w:sz w:val="24"/>
          <w:szCs w:val="24"/>
          <w:rPrChange w:id="783" w:author="Administrator" w:date="2014-08-05T16:54:00Z">
            <w:rPr>
              <w:rFonts w:ascii="Times New Roman" w:hAnsi="Times New Roman" w:hint="eastAsia"/>
              <w:color w:val="0000FF"/>
              <w:sz w:val="24"/>
              <w:szCs w:val="24"/>
            </w:rPr>
          </w:rPrChange>
        </w:rPr>
        <w:t>）等重点人群的具备全新服务意识和高效运用高新技术服务技能的新型专业化全“科”服务队伍。</w:t>
      </w:r>
    </w:p>
    <w:p w:rsidR="00D95F53" w:rsidRPr="009D3A67" w:rsidRDefault="00F80C10" w:rsidP="009D3A67">
      <w:pPr>
        <w:pStyle w:val="a5"/>
        <w:spacing w:beforeLines="30" w:line="312" w:lineRule="auto"/>
        <w:ind w:left="420" w:firstLineChars="0" w:firstLine="0"/>
        <w:rPr>
          <w:rFonts w:ascii="Times New Roman" w:hAnsi="ˎ̥"/>
          <w:b/>
          <w:sz w:val="24"/>
          <w:szCs w:val="24"/>
          <w:shd w:val="clear" w:color="auto" w:fill="CCFFCC"/>
          <w:rPrChange w:id="784" w:author="Administrator" w:date="2014-08-05T16:54:00Z">
            <w:rPr>
              <w:rFonts w:ascii="Times New Roman" w:hAnsi="ˎ̥"/>
              <w:b/>
              <w:sz w:val="24"/>
              <w:szCs w:val="24"/>
              <w:shd w:val="clear" w:color="auto" w:fill="CCFFCC"/>
            </w:rPr>
          </w:rPrChange>
        </w:rPr>
      </w:pPr>
      <w:r w:rsidRPr="009D3A67">
        <w:rPr>
          <w:rFonts w:ascii="Times New Roman" w:hAnsi="ˎ̥" w:hint="eastAsia"/>
          <w:b/>
          <w:sz w:val="24"/>
          <w:szCs w:val="24"/>
          <w:shd w:val="clear" w:color="auto" w:fill="CCFFCC"/>
          <w:rPrChange w:id="785" w:author="Administrator" w:date="2014-08-05T16:54:00Z">
            <w:rPr>
              <w:rFonts w:ascii="Times New Roman" w:hAnsi="ˎ̥" w:hint="eastAsia"/>
              <w:b/>
              <w:color w:val="0000FF"/>
              <w:sz w:val="24"/>
              <w:szCs w:val="24"/>
              <w:shd w:val="clear" w:color="auto" w:fill="CCFFCC"/>
            </w:rPr>
          </w:rPrChange>
        </w:rPr>
        <w:t>多层次系列培训</w:t>
      </w:r>
    </w:p>
    <w:p w:rsidR="00000000" w:rsidRPr="009D3A67" w:rsidRDefault="00F80C10" w:rsidP="009D3A67">
      <w:pPr>
        <w:pStyle w:val="a5"/>
        <w:spacing w:beforeLines="30" w:line="312" w:lineRule="auto"/>
        <w:ind w:leftChars="428" w:left="899" w:firstLineChars="0" w:firstLine="0"/>
        <w:rPr>
          <w:rFonts w:ascii="Times New Roman" w:hAnsi="ˎ̥"/>
          <w:sz w:val="24"/>
          <w:szCs w:val="24"/>
          <w:rPrChange w:id="786" w:author="Administrator" w:date="2014-08-05T16:54:00Z">
            <w:rPr>
              <w:rFonts w:ascii="Times New Roman" w:hAnsi="ˎ̥"/>
              <w:sz w:val="24"/>
              <w:szCs w:val="24"/>
            </w:rPr>
          </w:rPrChange>
        </w:rPr>
        <w:pPrChange w:id="787" w:author="Administrator" w:date="2014-08-05T16:53:00Z">
          <w:pPr>
            <w:pStyle w:val="a5"/>
            <w:spacing w:beforeLines="30" w:line="312" w:lineRule="auto"/>
            <w:ind w:leftChars="428" w:left="899" w:firstLineChars="0" w:firstLine="0"/>
          </w:pPr>
        </w:pPrChange>
      </w:pPr>
      <w:r w:rsidRPr="009D3A67">
        <w:rPr>
          <w:rFonts w:ascii="Times New Roman" w:hAnsi="ˎ̥" w:hint="eastAsia"/>
          <w:sz w:val="24"/>
          <w:szCs w:val="24"/>
          <w:rPrChange w:id="788" w:author="Administrator" w:date="2014-08-05T16:54:00Z">
            <w:rPr>
              <w:rFonts w:ascii="Times New Roman" w:hAnsi="ˎ̥" w:hint="eastAsia"/>
              <w:color w:val="0000FF"/>
              <w:sz w:val="24"/>
              <w:szCs w:val="24"/>
            </w:rPr>
          </w:rPrChange>
        </w:rPr>
        <w:t>通过广泛的国际、国内政产学</w:t>
      </w:r>
      <w:r w:rsidRPr="009D3A67">
        <w:rPr>
          <w:rFonts w:ascii="Times New Roman" w:hAnsi="Times New Roman" w:hint="eastAsia"/>
          <w:sz w:val="24"/>
          <w:szCs w:val="24"/>
          <w:rPrChange w:id="789" w:author="Administrator" w:date="2014-08-05T16:54:00Z">
            <w:rPr>
              <w:rFonts w:ascii="Times New Roman" w:hAnsi="Times New Roman" w:hint="eastAsia"/>
              <w:color w:val="0000FF"/>
              <w:sz w:val="24"/>
              <w:szCs w:val="24"/>
            </w:rPr>
          </w:rPrChange>
        </w:rPr>
        <w:t>研用合作，并依托京川大学堂远程网络教育服务中心和京元科技园创新创业人才培养基地，举办和合办多层次的前沿技术及其应用研修、财贸经济与管理精英培育、职业技能训练、教师进修、科技普及、全民健康与修身讲座、大学生素质教育与考研辅导等类型系列培训班。积极参与构建终身教育体系，针对当地和区域实际需求开展社区教育，推动企业、城</w:t>
      </w:r>
      <w:r w:rsidRPr="009D3A67">
        <w:rPr>
          <w:rFonts w:ascii="Times New Roman" w:hAnsi="Times New Roman" w:hint="eastAsia"/>
          <w:sz w:val="24"/>
          <w:szCs w:val="24"/>
          <w:rPrChange w:id="790" w:author="Administrator" w:date="2014-08-05T16:54:00Z">
            <w:rPr>
              <w:rFonts w:ascii="Times New Roman" w:hAnsi="Times New Roman" w:hint="eastAsia"/>
              <w:color w:val="0000FF"/>
              <w:sz w:val="24"/>
              <w:szCs w:val="24"/>
            </w:rPr>
          </w:rPrChange>
        </w:rPr>
        <w:lastRenderedPageBreak/>
        <w:t>乡未来劳动者综合素质的培养和社区文化建设，努力促进社区居民身体和心理健康、家庭和谐、社会文明和生存生活质量的提升。同时</w:t>
      </w:r>
      <w:r w:rsidRPr="009D3A67">
        <w:rPr>
          <w:rFonts w:ascii="Times New Roman" w:hAnsi="ˎ̥" w:hint="eastAsia"/>
          <w:sz w:val="24"/>
          <w:szCs w:val="24"/>
          <w:rPrChange w:id="791" w:author="Administrator" w:date="2014-08-05T16:54:00Z">
            <w:rPr>
              <w:rFonts w:ascii="Times New Roman" w:hAnsi="ˎ̥" w:hint="eastAsia"/>
              <w:color w:val="0000FF"/>
              <w:sz w:val="24"/>
              <w:szCs w:val="24"/>
            </w:rPr>
          </w:rPrChange>
        </w:rPr>
        <w:t>，结合北京大学数字中国研究院与中国信息化推进联盟“中国信息主管人才培养计划”（即“精鹰计划”）总体规划和</w:t>
      </w:r>
      <w:r w:rsidRPr="009D3A67">
        <w:rPr>
          <w:rFonts w:ascii="Times New Roman" w:hAnsi="ˎ̥"/>
          <w:sz w:val="24"/>
          <w:szCs w:val="24"/>
          <w:rPrChange w:id="792" w:author="Administrator" w:date="2014-08-05T16:54:00Z">
            <w:rPr>
              <w:rFonts w:ascii="Times New Roman" w:hAnsi="ˎ̥"/>
              <w:color w:val="0000FF"/>
              <w:sz w:val="24"/>
              <w:szCs w:val="24"/>
            </w:rPr>
          </w:rPrChange>
        </w:rPr>
        <w:t>2004</w:t>
      </w:r>
      <w:r w:rsidRPr="009D3A67">
        <w:rPr>
          <w:rFonts w:ascii="Times New Roman" w:hAnsi="ˎ̥" w:hint="eastAsia"/>
          <w:sz w:val="24"/>
          <w:szCs w:val="24"/>
          <w:rPrChange w:id="793" w:author="Administrator" w:date="2014-08-05T16:54:00Z">
            <w:rPr>
              <w:rFonts w:ascii="Times New Roman" w:hAnsi="ˎ̥" w:hint="eastAsia"/>
              <w:color w:val="0000FF"/>
              <w:sz w:val="24"/>
              <w:szCs w:val="24"/>
            </w:rPr>
          </w:rPrChange>
        </w:rPr>
        <w:t>年以来的相关工作基础，启动“空间信息主管（</w:t>
      </w:r>
      <w:r w:rsidRPr="009D3A67">
        <w:rPr>
          <w:rFonts w:ascii="Times New Roman" w:hAnsi="ˎ̥"/>
          <w:sz w:val="24"/>
          <w:szCs w:val="24"/>
          <w:rPrChange w:id="794" w:author="Administrator" w:date="2014-08-05T16:54:00Z">
            <w:rPr>
              <w:rFonts w:ascii="Times New Roman" w:hAnsi="ˎ̥"/>
              <w:color w:val="0000FF"/>
              <w:sz w:val="24"/>
              <w:szCs w:val="24"/>
            </w:rPr>
          </w:rPrChange>
        </w:rPr>
        <w:t>CSIO</w:t>
      </w:r>
      <w:r w:rsidRPr="009D3A67">
        <w:rPr>
          <w:rFonts w:ascii="Times New Roman" w:hAnsi="ˎ̥" w:hint="eastAsia"/>
          <w:sz w:val="24"/>
          <w:szCs w:val="24"/>
          <w:rPrChange w:id="795" w:author="Administrator" w:date="2014-08-05T16:54:00Z">
            <w:rPr>
              <w:rFonts w:ascii="Times New Roman" w:hAnsi="ˎ̥" w:hint="eastAsia"/>
              <w:color w:val="0000FF"/>
              <w:sz w:val="24"/>
              <w:szCs w:val="24"/>
            </w:rPr>
          </w:rPrChange>
        </w:rPr>
        <w:t>）专培计划”，推动建立我国</w:t>
      </w:r>
      <w:r w:rsidRPr="009D3A67">
        <w:rPr>
          <w:rFonts w:ascii="Times New Roman" w:hAnsi="ˎ̥"/>
          <w:sz w:val="24"/>
          <w:szCs w:val="24"/>
          <w:rPrChange w:id="796" w:author="Administrator" w:date="2014-08-05T16:54:00Z">
            <w:rPr>
              <w:rFonts w:ascii="Times New Roman" w:hAnsi="ˎ̥"/>
              <w:color w:val="0000FF"/>
              <w:sz w:val="24"/>
              <w:szCs w:val="24"/>
            </w:rPr>
          </w:rPrChange>
        </w:rPr>
        <w:t>CSIO</w:t>
      </w:r>
      <w:r w:rsidRPr="009D3A67">
        <w:rPr>
          <w:rFonts w:ascii="Times New Roman" w:hAnsi="ˎ̥" w:hint="eastAsia"/>
          <w:sz w:val="24"/>
          <w:szCs w:val="24"/>
          <w:rPrChange w:id="797" w:author="Administrator" w:date="2014-08-05T16:54:00Z">
            <w:rPr>
              <w:rFonts w:ascii="Times New Roman" w:hAnsi="ˎ̥" w:hint="eastAsia"/>
              <w:color w:val="0000FF"/>
              <w:sz w:val="24"/>
              <w:szCs w:val="24"/>
            </w:rPr>
          </w:rPrChange>
        </w:rPr>
        <w:t>培养体系与执业认证制度。</w:t>
      </w:r>
    </w:p>
    <w:p w:rsidR="00000000" w:rsidRPr="009D3A67" w:rsidRDefault="00F80C10" w:rsidP="009D3A67">
      <w:pPr>
        <w:pStyle w:val="a5"/>
        <w:spacing w:beforeLines="30" w:line="312" w:lineRule="auto"/>
        <w:ind w:left="420" w:firstLineChars="0" w:firstLine="0"/>
        <w:rPr>
          <w:rFonts w:ascii="Times New Roman" w:hAnsi="ˎ̥"/>
          <w:b/>
          <w:sz w:val="24"/>
          <w:szCs w:val="24"/>
          <w:shd w:val="clear" w:color="auto" w:fill="CCFFCC"/>
          <w:rPrChange w:id="798" w:author="Administrator" w:date="2014-08-05T16:54:00Z">
            <w:rPr>
              <w:rFonts w:ascii="Times New Roman" w:hAnsi="ˎ̥"/>
              <w:b/>
              <w:sz w:val="24"/>
              <w:szCs w:val="24"/>
              <w:shd w:val="clear" w:color="auto" w:fill="CCFFCC"/>
            </w:rPr>
          </w:rPrChange>
        </w:rPr>
        <w:pPrChange w:id="799" w:author="Administrator" w:date="2014-08-05T16:53:00Z">
          <w:pPr>
            <w:pStyle w:val="a5"/>
            <w:spacing w:beforeLines="30" w:line="312" w:lineRule="auto"/>
            <w:ind w:left="420" w:firstLineChars="0" w:firstLine="0"/>
          </w:pPr>
        </w:pPrChange>
      </w:pPr>
      <w:r w:rsidRPr="009D3A67">
        <w:rPr>
          <w:rFonts w:ascii="Times New Roman" w:hAnsi="ˎ̥" w:hint="eastAsia"/>
          <w:b/>
          <w:sz w:val="24"/>
          <w:szCs w:val="24"/>
          <w:shd w:val="clear" w:color="auto" w:fill="CCFFCC"/>
          <w:rPrChange w:id="800" w:author="Administrator" w:date="2014-08-05T16:54:00Z">
            <w:rPr>
              <w:rFonts w:ascii="Times New Roman" w:hAnsi="ˎ̥" w:hint="eastAsia"/>
              <w:b/>
              <w:color w:val="0000FF"/>
              <w:sz w:val="24"/>
              <w:szCs w:val="24"/>
              <w:shd w:val="clear" w:color="auto" w:fill="CCFFCC"/>
            </w:rPr>
          </w:rPrChange>
        </w:rPr>
        <w:t>青少年科技教育与科普活动</w:t>
      </w:r>
    </w:p>
    <w:p w:rsidR="00000000" w:rsidRPr="009D3A67" w:rsidRDefault="00F80C10" w:rsidP="009D3A67">
      <w:pPr>
        <w:pStyle w:val="a5"/>
        <w:spacing w:beforeLines="30" w:line="312" w:lineRule="auto"/>
        <w:ind w:leftChars="428" w:left="899" w:firstLineChars="0" w:firstLine="0"/>
        <w:rPr>
          <w:rFonts w:ascii="Times New Roman" w:hAnsi="Times New Roman"/>
          <w:sz w:val="24"/>
          <w:szCs w:val="24"/>
          <w:rPrChange w:id="801" w:author="Administrator" w:date="2014-08-05T16:54:00Z">
            <w:rPr>
              <w:rFonts w:ascii="Times New Roman" w:hAnsi="Times New Roman"/>
              <w:sz w:val="24"/>
              <w:szCs w:val="24"/>
            </w:rPr>
          </w:rPrChange>
        </w:rPr>
        <w:pPrChange w:id="802" w:author="Administrator" w:date="2014-08-05T16:53:00Z">
          <w:pPr>
            <w:pStyle w:val="a5"/>
            <w:spacing w:beforeLines="30" w:line="312" w:lineRule="auto"/>
            <w:ind w:leftChars="428" w:left="899" w:firstLineChars="0" w:firstLine="0"/>
          </w:pPr>
        </w:pPrChange>
      </w:pPr>
      <w:r w:rsidRPr="009D3A67">
        <w:rPr>
          <w:rFonts w:ascii="Times New Roman" w:hAnsi="Times New Roman" w:hint="eastAsia"/>
          <w:sz w:val="24"/>
          <w:szCs w:val="24"/>
          <w:rPrChange w:id="803" w:author="Administrator" w:date="2014-08-05T16:54:00Z">
            <w:rPr>
              <w:rFonts w:ascii="Times New Roman" w:hAnsi="Times New Roman" w:hint="eastAsia"/>
              <w:color w:val="0000FF"/>
              <w:sz w:val="24"/>
              <w:szCs w:val="24"/>
            </w:rPr>
          </w:rPrChange>
        </w:rPr>
        <w:t>依托朝阳计划秘书处西南中心，参与实施联合国教科文组织（</w:t>
      </w:r>
      <w:r w:rsidRPr="009D3A67">
        <w:rPr>
          <w:rFonts w:ascii="Times New Roman" w:hAnsi="Times New Roman"/>
          <w:sz w:val="24"/>
          <w:szCs w:val="24"/>
          <w:rPrChange w:id="804" w:author="Administrator" w:date="2014-08-05T16:54:00Z">
            <w:rPr>
              <w:rFonts w:ascii="Times New Roman" w:hAnsi="Times New Roman"/>
              <w:color w:val="0000FF"/>
              <w:sz w:val="24"/>
              <w:szCs w:val="24"/>
            </w:rPr>
          </w:rPrChange>
        </w:rPr>
        <w:t>UNESCO</w:t>
      </w:r>
      <w:r w:rsidRPr="009D3A67">
        <w:rPr>
          <w:rFonts w:ascii="Times New Roman" w:hAnsi="Times New Roman" w:hint="eastAsia"/>
          <w:sz w:val="24"/>
          <w:szCs w:val="24"/>
          <w:rPrChange w:id="805" w:author="Administrator" w:date="2014-08-05T16:54:00Z">
            <w:rPr>
              <w:rFonts w:ascii="Times New Roman" w:hAnsi="Times New Roman" w:hint="eastAsia"/>
              <w:color w:val="0000FF"/>
              <w:sz w:val="24"/>
              <w:szCs w:val="24"/>
            </w:rPr>
          </w:rPrChange>
        </w:rPr>
        <w:t>）与中国科技部国际空间信息技术培训研究院（</w:t>
      </w:r>
      <w:r w:rsidRPr="009D3A67">
        <w:rPr>
          <w:rFonts w:ascii="Times New Roman" w:hAnsi="Times New Roman"/>
          <w:sz w:val="24"/>
          <w:szCs w:val="24"/>
          <w:rPrChange w:id="806" w:author="Administrator" w:date="2014-08-05T16:54:00Z">
            <w:rPr>
              <w:rFonts w:ascii="Times New Roman" w:hAnsi="Times New Roman"/>
              <w:color w:val="0000FF"/>
              <w:sz w:val="24"/>
              <w:szCs w:val="24"/>
            </w:rPr>
          </w:rPrChange>
        </w:rPr>
        <w:t>IISIT</w:t>
      </w:r>
      <w:r w:rsidRPr="009D3A67">
        <w:rPr>
          <w:rFonts w:ascii="Times New Roman" w:hAnsi="Times New Roman" w:hint="eastAsia"/>
          <w:sz w:val="24"/>
          <w:szCs w:val="24"/>
          <w:rPrChange w:id="807"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808" w:author="Administrator" w:date="2014-08-05T16:54:00Z">
            <w:rPr>
              <w:rFonts w:ascii="Times New Roman" w:hAnsi="Times New Roman"/>
              <w:color w:val="0000FF"/>
              <w:sz w:val="24"/>
              <w:szCs w:val="24"/>
            </w:rPr>
          </w:rPrChange>
        </w:rPr>
        <w:t>2002</w:t>
      </w:r>
      <w:r w:rsidRPr="009D3A67">
        <w:rPr>
          <w:rFonts w:ascii="Times New Roman" w:hAnsi="Times New Roman" w:hint="eastAsia"/>
          <w:sz w:val="24"/>
          <w:szCs w:val="24"/>
          <w:rPrChange w:id="809" w:author="Administrator" w:date="2014-08-05T16:54:00Z">
            <w:rPr>
              <w:rFonts w:ascii="Times New Roman" w:hAnsi="Times New Roman" w:hint="eastAsia"/>
              <w:color w:val="0000FF"/>
              <w:sz w:val="24"/>
              <w:szCs w:val="24"/>
            </w:rPr>
          </w:rPrChange>
        </w:rPr>
        <w:t>年启动的“国际空间科学与信息技术青少年培养计划”（即“朝阳计划”），组织四川及西南地区空间科学与信息技术青少年科普教育与素质教育系列活动，培养大中学生科学素养与科技创新能力，选拔、培养空间信息领域优秀人才；依托北斗杯青少年科技创新大赛集训基地，参与实施教育部科学技术司、共青团中央学校部、中国科协青少年科技中心和中国卫星导航系统管理办公室</w:t>
      </w:r>
      <w:r w:rsidRPr="009D3A67">
        <w:rPr>
          <w:rFonts w:ascii="Times New Roman" w:hAnsi="Times New Roman"/>
          <w:sz w:val="24"/>
          <w:szCs w:val="24"/>
          <w:rPrChange w:id="810" w:author="Administrator" w:date="2014-08-05T16:54:00Z">
            <w:rPr>
              <w:rFonts w:ascii="Times New Roman" w:hAnsi="Times New Roman"/>
              <w:color w:val="0000FF"/>
              <w:sz w:val="24"/>
              <w:szCs w:val="24"/>
            </w:rPr>
          </w:rPrChange>
        </w:rPr>
        <w:t>2010</w:t>
      </w:r>
      <w:r w:rsidRPr="009D3A67">
        <w:rPr>
          <w:rFonts w:ascii="Times New Roman" w:hAnsi="Times New Roman" w:hint="eastAsia"/>
          <w:sz w:val="24"/>
          <w:szCs w:val="24"/>
          <w:rPrChange w:id="811" w:author="Administrator" w:date="2014-08-05T16:54:00Z">
            <w:rPr>
              <w:rFonts w:ascii="Times New Roman" w:hAnsi="Times New Roman" w:hint="eastAsia"/>
              <w:color w:val="0000FF"/>
              <w:sz w:val="24"/>
              <w:szCs w:val="24"/>
            </w:rPr>
          </w:rPrChange>
        </w:rPr>
        <w:t>年启动的“‘北斗杯’全国青少年科技创新大赛”（</w:t>
      </w:r>
      <w:r w:rsidRPr="009D3A67">
        <w:rPr>
          <w:rFonts w:ascii="Times New Roman" w:hAnsi="Times New Roman"/>
          <w:sz w:val="24"/>
          <w:szCs w:val="24"/>
          <w:rPrChange w:id="812" w:author="Administrator" w:date="2014-08-05T16:54:00Z">
            <w:rPr>
              <w:rFonts w:ascii="Times New Roman" w:hAnsi="Times New Roman"/>
              <w:color w:val="0000FF"/>
              <w:sz w:val="24"/>
              <w:szCs w:val="24"/>
            </w:rPr>
          </w:rPrChange>
        </w:rPr>
        <w:t>BD-CASTIC</w:t>
      </w:r>
      <w:r w:rsidRPr="009D3A67">
        <w:rPr>
          <w:rFonts w:ascii="Times New Roman" w:hAnsi="Times New Roman" w:hint="eastAsia"/>
          <w:sz w:val="24"/>
          <w:szCs w:val="24"/>
          <w:rPrChange w:id="813" w:author="Administrator" w:date="2014-08-05T16:54:00Z">
            <w:rPr>
              <w:rFonts w:ascii="Times New Roman" w:hAnsi="Times New Roman" w:hint="eastAsia"/>
              <w:color w:val="0000FF"/>
              <w:sz w:val="24"/>
              <w:szCs w:val="24"/>
            </w:rPr>
          </w:rPrChange>
        </w:rPr>
        <w:t>），组织四川及西南地区大赛相关活动（师生网络互动</w:t>
      </w:r>
      <w:bookmarkStart w:id="814" w:name="_Toc332959987"/>
      <w:r w:rsidRPr="009D3A67">
        <w:rPr>
          <w:rFonts w:ascii="Times New Roman" w:hAnsi="Times New Roman" w:hint="eastAsia"/>
          <w:sz w:val="24"/>
          <w:szCs w:val="24"/>
          <w:rPrChange w:id="815" w:author="Administrator" w:date="2014-08-05T16:54:00Z">
            <w:rPr>
              <w:rFonts w:ascii="Times New Roman" w:hAnsi="Times New Roman" w:hint="eastAsia"/>
              <w:color w:val="0000FF"/>
              <w:sz w:val="24"/>
              <w:szCs w:val="24"/>
            </w:rPr>
          </w:rPrChange>
        </w:rPr>
        <w:t>、院士专家进校园科普报告会</w:t>
      </w:r>
      <w:bookmarkEnd w:id="814"/>
      <w:r w:rsidRPr="009D3A67">
        <w:rPr>
          <w:rFonts w:ascii="Times New Roman" w:hAnsi="Times New Roman" w:hint="eastAsia"/>
          <w:sz w:val="24"/>
          <w:szCs w:val="24"/>
          <w:rPrChange w:id="816" w:author="Administrator" w:date="2014-08-05T16:54:00Z">
            <w:rPr>
              <w:rFonts w:ascii="Times New Roman" w:hAnsi="Times New Roman" w:hint="eastAsia"/>
              <w:color w:val="0000FF"/>
              <w:sz w:val="24"/>
              <w:szCs w:val="24"/>
            </w:rPr>
          </w:rPrChange>
        </w:rPr>
        <w:t>、杰出学生“双师”培养、</w:t>
      </w:r>
      <w:bookmarkStart w:id="817" w:name="_Toc306973180"/>
      <w:r w:rsidRPr="009D3A67">
        <w:rPr>
          <w:rFonts w:ascii="Times New Roman" w:hAnsi="Times New Roman" w:hint="eastAsia"/>
          <w:sz w:val="24"/>
          <w:szCs w:val="24"/>
          <w:rPrChange w:id="818" w:author="Administrator" w:date="2014-08-05T16:54:00Z">
            <w:rPr>
              <w:rFonts w:ascii="Times New Roman" w:hAnsi="Times New Roman" w:hint="eastAsia"/>
              <w:color w:val="0000FF"/>
              <w:sz w:val="24"/>
              <w:szCs w:val="24"/>
            </w:rPr>
          </w:rPrChange>
        </w:rPr>
        <w:t>北斗科技周活动、北斗科普成果展览展示体验、多媒体北斗科普</w:t>
      </w:r>
      <w:bookmarkEnd w:id="817"/>
      <w:r w:rsidRPr="009D3A67">
        <w:rPr>
          <w:rFonts w:ascii="Times New Roman" w:hAnsi="Times New Roman" w:hint="eastAsia"/>
          <w:sz w:val="24"/>
          <w:szCs w:val="24"/>
          <w:rPrChange w:id="819" w:author="Administrator" w:date="2014-08-05T16:54:00Z">
            <w:rPr>
              <w:rFonts w:ascii="Times New Roman" w:hAnsi="Times New Roman" w:hint="eastAsia"/>
              <w:color w:val="0000FF"/>
              <w:sz w:val="24"/>
              <w:szCs w:val="24"/>
            </w:rPr>
          </w:rPrChange>
        </w:rPr>
        <w:t>宣传、中学校长科技教育高端论坛、北斗科普夏令营与冬令营等），为选拔、培养卫星导航领域优秀人才和培育忠实用户奠定广泛的群众基础；依托青少年科技创新成果展示体验中心和朝阳计划秘书处西南中心，参与实施“北斗之光”百千万兆科普行动计划（建立百所基地学校、建设千个科技成果展示体验中心、培训万名科技教师、组织百万人次青少年科技活动）和“北斗之星”优秀学生双师（科技教师</w:t>
      </w:r>
      <w:r w:rsidRPr="009D3A67">
        <w:rPr>
          <w:rFonts w:ascii="Times New Roman" w:hAnsi="Times New Roman"/>
          <w:sz w:val="24"/>
          <w:szCs w:val="24"/>
          <w:rPrChange w:id="820" w:author="Administrator" w:date="2014-08-05T16:54:00Z">
            <w:rPr>
              <w:rFonts w:ascii="Times New Roman" w:hAnsi="Times New Roman"/>
              <w:color w:val="0000FF"/>
              <w:sz w:val="24"/>
              <w:szCs w:val="30"/>
            </w:rPr>
          </w:rPrChange>
        </w:rPr>
        <w:t>&amp;</w:t>
      </w:r>
      <w:r w:rsidRPr="009D3A67">
        <w:rPr>
          <w:rFonts w:ascii="Times New Roman" w:hAnsi="Times New Roman" w:hint="eastAsia"/>
          <w:sz w:val="24"/>
          <w:szCs w:val="24"/>
          <w:rPrChange w:id="821" w:author="Administrator" w:date="2014-08-05T16:54:00Z">
            <w:rPr>
              <w:rFonts w:ascii="Times New Roman" w:hAnsi="Times New Roman" w:hint="eastAsia"/>
              <w:color w:val="0000FF"/>
              <w:sz w:val="24"/>
              <w:szCs w:val="30"/>
            </w:rPr>
          </w:rPrChange>
        </w:rPr>
        <w:t>科学大师）培育计划。</w:t>
      </w:r>
    </w:p>
    <w:p w:rsidR="00000000" w:rsidRPr="009D3A67" w:rsidRDefault="00F80C10" w:rsidP="009D3A67">
      <w:pPr>
        <w:pStyle w:val="a5"/>
        <w:spacing w:beforeLines="30" w:line="312" w:lineRule="auto"/>
        <w:ind w:left="420" w:firstLineChars="0" w:firstLine="0"/>
        <w:rPr>
          <w:rFonts w:ascii="Times New Roman" w:hAnsi="ˎ̥"/>
          <w:b/>
          <w:sz w:val="24"/>
          <w:szCs w:val="24"/>
          <w:shd w:val="clear" w:color="auto" w:fill="CCFFCC"/>
          <w:rPrChange w:id="822" w:author="Administrator" w:date="2014-08-05T16:54:00Z">
            <w:rPr>
              <w:rFonts w:ascii="Times New Roman" w:hAnsi="ˎ̥"/>
              <w:b/>
              <w:sz w:val="24"/>
              <w:szCs w:val="24"/>
              <w:shd w:val="clear" w:color="auto" w:fill="CCFFCC"/>
            </w:rPr>
          </w:rPrChange>
        </w:rPr>
        <w:pPrChange w:id="823" w:author="Administrator" w:date="2014-08-05T16:53:00Z">
          <w:pPr>
            <w:pStyle w:val="a5"/>
            <w:spacing w:beforeLines="30" w:line="312" w:lineRule="auto"/>
            <w:ind w:left="420" w:firstLineChars="0" w:firstLine="0"/>
          </w:pPr>
        </w:pPrChange>
      </w:pPr>
      <w:r w:rsidRPr="009D3A67">
        <w:rPr>
          <w:rFonts w:ascii="Times New Roman" w:hAnsi="ˎ̥" w:hint="eastAsia"/>
          <w:b/>
          <w:sz w:val="24"/>
          <w:szCs w:val="24"/>
          <w:shd w:val="clear" w:color="auto" w:fill="CCFFCC"/>
          <w:rPrChange w:id="824" w:author="Administrator" w:date="2014-08-05T16:54:00Z">
            <w:rPr>
              <w:rFonts w:ascii="Times New Roman" w:hAnsi="ˎ̥" w:hint="eastAsia"/>
              <w:b/>
              <w:color w:val="0000FF"/>
              <w:sz w:val="24"/>
              <w:szCs w:val="24"/>
              <w:shd w:val="clear" w:color="auto" w:fill="CCFFCC"/>
            </w:rPr>
          </w:rPrChange>
        </w:rPr>
        <w:t>学历学位教育</w:t>
      </w:r>
    </w:p>
    <w:p w:rsidR="00000000" w:rsidRPr="009D3A67" w:rsidRDefault="00F80C10" w:rsidP="009D3A67">
      <w:pPr>
        <w:pStyle w:val="a5"/>
        <w:spacing w:beforeLines="30" w:line="312" w:lineRule="auto"/>
        <w:ind w:leftChars="428" w:left="899" w:firstLineChars="0" w:firstLine="0"/>
        <w:rPr>
          <w:rFonts w:ascii="Times New Roman" w:hAnsi="Times New Roman"/>
          <w:sz w:val="24"/>
          <w:szCs w:val="24"/>
          <w:rPrChange w:id="825" w:author="Administrator" w:date="2014-08-05T16:54:00Z">
            <w:rPr>
              <w:rFonts w:ascii="Times New Roman" w:hAnsi="Times New Roman"/>
              <w:sz w:val="24"/>
              <w:szCs w:val="24"/>
            </w:rPr>
          </w:rPrChange>
        </w:rPr>
        <w:pPrChange w:id="826" w:author="Administrator" w:date="2014-08-05T16:53:00Z">
          <w:pPr>
            <w:pStyle w:val="a5"/>
            <w:spacing w:beforeLines="30" w:line="312" w:lineRule="auto"/>
            <w:ind w:leftChars="428" w:left="899" w:firstLineChars="0" w:firstLine="0"/>
          </w:pPr>
        </w:pPrChange>
      </w:pPr>
      <w:r w:rsidRPr="009D3A67">
        <w:rPr>
          <w:rFonts w:ascii="Times New Roman" w:hAnsi="Times New Roman" w:hint="eastAsia"/>
          <w:sz w:val="24"/>
          <w:szCs w:val="24"/>
          <w:rPrChange w:id="827" w:author="Administrator" w:date="2014-08-05T16:54:00Z">
            <w:rPr>
              <w:rFonts w:ascii="Times New Roman" w:hAnsi="Times New Roman" w:hint="eastAsia"/>
              <w:color w:val="0000FF"/>
              <w:sz w:val="24"/>
              <w:szCs w:val="24"/>
            </w:rPr>
          </w:rPrChange>
        </w:rPr>
        <w:t>与</w:t>
      </w:r>
      <w:r w:rsidRPr="009D3A67">
        <w:rPr>
          <w:rFonts w:ascii="Times New Roman" w:hAnsi="Times New Roman"/>
          <w:sz w:val="24"/>
          <w:szCs w:val="24"/>
          <w:rPrChange w:id="828"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829" w:author="Administrator" w:date="2014-08-05T16:54:00Z">
            <w:rPr>
              <w:rFonts w:ascii="Times New Roman" w:hAnsi="Times New Roman" w:hint="eastAsia"/>
              <w:color w:val="0000FF"/>
              <w:sz w:val="24"/>
              <w:szCs w:val="24"/>
            </w:rPr>
          </w:rPrChange>
        </w:rPr>
        <w:t>各学院及其所在高校继续教育和网络教育相关院系、教育部高分遥感联合研究中心各成员高校、教育部卫星导航联合研究中心各成员高校以及其他优势高校、机构合作，采取专培自考、远程教育</w:t>
      </w:r>
      <w:r w:rsidRPr="009D3A67">
        <w:rPr>
          <w:rFonts w:ascii="Times New Roman" w:hAnsi="Times New Roman"/>
          <w:sz w:val="24"/>
          <w:szCs w:val="24"/>
          <w:rPrChange w:id="830"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831" w:author="Administrator" w:date="2014-08-05T16:54:00Z">
            <w:rPr>
              <w:rFonts w:ascii="Times New Roman" w:hAnsi="Times New Roman" w:hint="eastAsia"/>
              <w:color w:val="0000FF"/>
              <w:sz w:val="24"/>
              <w:szCs w:val="24"/>
            </w:rPr>
          </w:rPrChange>
        </w:rPr>
        <w:t>虚拟课堂、联合培养等形式培养本、专科生；合作举办研究生课程进修班、工程硕士班等，培养研究生；以京元（科技园）院士专家与博士后科研工作室为依托，与相关机构博士后流动站和科研工作室合作，共同组织博士后培养。由京元学院国际教育部与国际教育机构合作，组织实施预科、学士、硕士、博士多层次国际教育项目（</w:t>
      </w:r>
      <w:r w:rsidRPr="009D3A67">
        <w:rPr>
          <w:rFonts w:ascii="Times New Roman" w:hAnsi="Times New Roman"/>
          <w:sz w:val="24"/>
          <w:szCs w:val="24"/>
          <w:rPrChange w:id="832" w:author="Administrator" w:date="2014-08-05T16:54:00Z">
            <w:rPr>
              <w:rFonts w:ascii="Times New Roman" w:hAnsi="Times New Roman"/>
              <w:color w:val="0000FF"/>
              <w:sz w:val="24"/>
              <w:szCs w:val="24"/>
            </w:rPr>
          </w:rPrChange>
        </w:rPr>
        <w:t>2013</w:t>
      </w:r>
      <w:r w:rsidRPr="009D3A67">
        <w:rPr>
          <w:rFonts w:ascii="Times New Roman" w:hAnsi="Times New Roman" w:hint="eastAsia"/>
          <w:sz w:val="24"/>
          <w:szCs w:val="24"/>
          <w:rPrChange w:id="833" w:author="Administrator" w:date="2014-08-05T16:54:00Z">
            <w:rPr>
              <w:rFonts w:ascii="Times New Roman" w:hAnsi="Times New Roman" w:hint="eastAsia"/>
              <w:color w:val="0000FF"/>
              <w:sz w:val="24"/>
              <w:szCs w:val="24"/>
            </w:rPr>
          </w:rPrChange>
        </w:rPr>
        <w:t>年正式启动京威（</w:t>
      </w:r>
      <w:r w:rsidRPr="009D3A67">
        <w:rPr>
          <w:rFonts w:ascii="Times New Roman" w:hAnsi="Times New Roman"/>
          <w:sz w:val="24"/>
          <w:szCs w:val="24"/>
          <w:rPrChange w:id="834" w:author="Administrator" w:date="2014-08-05T16:54:00Z">
            <w:rPr>
              <w:rFonts w:ascii="Times New Roman" w:hAnsi="Times New Roman"/>
              <w:color w:val="0000FF"/>
              <w:sz w:val="24"/>
              <w:szCs w:val="24"/>
            </w:rPr>
          </w:rPrChange>
        </w:rPr>
        <w:t>Kingwey</w:t>
      </w:r>
      <w:r w:rsidRPr="009D3A67">
        <w:rPr>
          <w:rFonts w:ascii="Times New Roman" w:hAnsi="Times New Roman" w:hint="eastAsia"/>
          <w:sz w:val="24"/>
          <w:szCs w:val="24"/>
          <w:rPrChange w:id="835" w:author="Administrator" w:date="2014-08-05T16:54:00Z">
            <w:rPr>
              <w:rFonts w:ascii="Times New Roman" w:hAnsi="Times New Roman" w:hint="eastAsia"/>
              <w:color w:val="0000FF"/>
              <w:sz w:val="24"/>
              <w:szCs w:val="24"/>
            </w:rPr>
          </w:rPrChange>
        </w:rPr>
        <w:t>）国际学校和杜威加拿大国际教育项目）。同时，自主和合作开展专业建设，研究制定专业培养方案，组织编制课程体系和教材，并适时（联合）向教育行政主管部门申报和实施。</w:t>
      </w:r>
    </w:p>
    <w:p w:rsidR="00000000" w:rsidRPr="009D3A67" w:rsidRDefault="00147EC9" w:rsidP="009D3A67">
      <w:pPr>
        <w:pStyle w:val="a5"/>
        <w:spacing w:beforeLines="30" w:line="312" w:lineRule="auto"/>
        <w:ind w:firstLineChars="0" w:firstLine="0"/>
        <w:outlineLvl w:val="0"/>
        <w:rPr>
          <w:rFonts w:ascii="黑体" w:eastAsia="黑体" w:hAnsi="ˎ̥"/>
          <w:b/>
          <w:sz w:val="24"/>
          <w:szCs w:val="24"/>
          <w:rPrChange w:id="836" w:author="Administrator" w:date="2014-08-05T16:54:00Z">
            <w:rPr>
              <w:rFonts w:ascii="黑体" w:eastAsia="黑体" w:hAnsi="ˎ̥"/>
              <w:b/>
              <w:sz w:val="28"/>
              <w:szCs w:val="28"/>
            </w:rPr>
          </w:rPrChange>
        </w:rPr>
        <w:pPrChange w:id="837" w:author="Administrator" w:date="2014-08-05T16:53:00Z">
          <w:pPr>
            <w:pStyle w:val="a5"/>
            <w:spacing w:beforeLines="30" w:line="312" w:lineRule="auto"/>
            <w:ind w:firstLineChars="0" w:firstLine="0"/>
          </w:pPr>
        </w:pPrChange>
      </w:pPr>
      <w:r w:rsidRPr="009D3A67">
        <w:rPr>
          <w:rFonts w:ascii="Times New Roman" w:eastAsia="黑体" w:hAnsi="Times New Roman"/>
          <w:b/>
          <w:noProof/>
          <w:sz w:val="24"/>
          <w:szCs w:val="24"/>
          <w:rPrChange w:id="838" w:author="Administrator" w:date="2014-08-05T16:54:00Z">
            <w:rPr>
              <w:rFonts w:ascii="Times New Roman" w:eastAsia="黑体" w:hAnsi="Times New Roman"/>
              <w:b/>
              <w:noProof/>
              <w:color w:val="0000FF"/>
              <w:sz w:val="28"/>
              <w:szCs w:val="24"/>
            </w:rPr>
          </w:rPrChange>
        </w:rPr>
        <w:lastRenderedPageBreak/>
        <w:drawing>
          <wp:anchor distT="0" distB="0" distL="114300" distR="114300" simplePos="0" relativeHeight="251654656" behindDoc="1" locked="0" layoutInCell="1" allowOverlap="1">
            <wp:simplePos x="0" y="0"/>
            <wp:positionH relativeFrom="column">
              <wp:posOffset>0</wp:posOffset>
            </wp:positionH>
            <wp:positionV relativeFrom="paragraph">
              <wp:posOffset>99060</wp:posOffset>
            </wp:positionV>
            <wp:extent cx="313055" cy="318135"/>
            <wp:effectExtent l="19050" t="0" r="0" b="0"/>
            <wp:wrapTight wrapText="bothSides">
              <wp:wrapPolygon edited="0">
                <wp:start x="-1314" y="0"/>
                <wp:lineTo x="-1314" y="20695"/>
                <wp:lineTo x="21030" y="20695"/>
                <wp:lineTo x="21030" y="0"/>
                <wp:lineTo x="-1314"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F80C10" w:rsidRPr="009D3A67">
        <w:rPr>
          <w:rFonts w:ascii="Times New Roman" w:eastAsia="黑体" w:hAnsi="Times New Roman"/>
          <w:b/>
          <w:sz w:val="24"/>
          <w:szCs w:val="24"/>
          <w:rPrChange w:id="839" w:author="Administrator" w:date="2014-08-05T16:54:00Z">
            <w:rPr>
              <w:rFonts w:ascii="Times New Roman" w:eastAsia="黑体" w:hAnsi="Times New Roman"/>
              <w:b/>
              <w:color w:val="0000FF"/>
              <w:sz w:val="28"/>
              <w:szCs w:val="24"/>
            </w:rPr>
          </w:rPrChange>
        </w:rPr>
        <w:t>BUCA</w:t>
      </w:r>
      <w:r w:rsidR="00F80C10" w:rsidRPr="009D3A67">
        <w:rPr>
          <w:rFonts w:ascii="黑体" w:eastAsia="黑体" w:hAnsi="ˎ̥" w:hint="eastAsia"/>
          <w:b/>
          <w:sz w:val="24"/>
          <w:szCs w:val="24"/>
          <w:rPrChange w:id="840" w:author="Administrator" w:date="2014-08-05T16:54:00Z">
            <w:rPr>
              <w:rFonts w:ascii="黑体" w:eastAsia="黑体" w:hAnsi="ˎ̥" w:hint="eastAsia"/>
              <w:b/>
              <w:color w:val="0000FF"/>
              <w:sz w:val="28"/>
              <w:szCs w:val="24"/>
            </w:rPr>
          </w:rPrChange>
        </w:rPr>
        <w:t>对口援建与全方位合作</w:t>
      </w:r>
    </w:p>
    <w:p w:rsidR="00000000" w:rsidRPr="009D3A67" w:rsidRDefault="00F80C10" w:rsidP="009D3A67">
      <w:pPr>
        <w:widowControl/>
        <w:snapToGrid w:val="0"/>
        <w:spacing w:beforeLines="30" w:line="300" w:lineRule="auto"/>
        <w:ind w:firstLineChars="200" w:firstLine="480"/>
        <w:rPr>
          <w:color w:val="000000"/>
          <w:sz w:val="24"/>
          <w:rPrChange w:id="841" w:author="Administrator" w:date="2014-08-05T16:54:00Z">
            <w:rPr>
              <w:color w:val="000000"/>
              <w:sz w:val="24"/>
            </w:rPr>
          </w:rPrChange>
        </w:rPr>
        <w:pPrChange w:id="842" w:author="Administrator" w:date="2014-08-05T16:54:00Z">
          <w:pPr>
            <w:widowControl/>
            <w:snapToGrid w:val="0"/>
            <w:spacing w:beforeLines="30" w:line="300" w:lineRule="auto"/>
            <w:ind w:firstLineChars="200" w:firstLine="480"/>
          </w:pPr>
        </w:pPrChange>
      </w:pPr>
      <w:r w:rsidRPr="009D3A67">
        <w:rPr>
          <w:rFonts w:cs="宋体"/>
          <w:color w:val="000000"/>
          <w:kern w:val="0"/>
          <w:sz w:val="24"/>
          <w:rPrChange w:id="843" w:author="Administrator" w:date="2014-08-05T16:54:00Z">
            <w:rPr>
              <w:rFonts w:cs="宋体"/>
              <w:color w:val="000000"/>
              <w:kern w:val="0"/>
              <w:sz w:val="24"/>
            </w:rPr>
          </w:rPrChange>
        </w:rPr>
        <w:t>2000</w:t>
      </w:r>
      <w:r w:rsidRPr="009D3A67">
        <w:rPr>
          <w:rFonts w:hAnsi="Verdana" w:cs="宋体" w:hint="eastAsia"/>
          <w:color w:val="000000"/>
          <w:kern w:val="0"/>
          <w:sz w:val="24"/>
          <w:rPrChange w:id="844" w:author="Administrator" w:date="2014-08-05T16:54:00Z">
            <w:rPr>
              <w:rFonts w:hAnsi="Verdana" w:cs="宋体" w:hint="eastAsia"/>
              <w:color w:val="000000"/>
              <w:kern w:val="0"/>
              <w:sz w:val="24"/>
            </w:rPr>
          </w:rPrChange>
        </w:rPr>
        <w:t>年中央开始实施西部大开发战略后，教育部于</w:t>
      </w:r>
      <w:smartTag w:uri="urn:schemas-microsoft-com:office:smarttags" w:element="chsdate">
        <w:smartTagPr>
          <w:attr w:name="IsROCDate" w:val="False"/>
          <w:attr w:name="IsLunarDate" w:val="False"/>
          <w:attr w:name="Day" w:val="10"/>
          <w:attr w:name="Month" w:val="5"/>
          <w:attr w:name="Year" w:val="2001"/>
        </w:smartTagPr>
        <w:r w:rsidRPr="009D3A67">
          <w:rPr>
            <w:color w:val="000000"/>
            <w:sz w:val="24"/>
            <w:rPrChange w:id="845" w:author="Administrator" w:date="2014-08-05T16:54:00Z">
              <w:rPr>
                <w:color w:val="000000"/>
                <w:sz w:val="24"/>
              </w:rPr>
            </w:rPrChange>
          </w:rPr>
          <w:t>2001</w:t>
        </w:r>
        <w:r w:rsidRPr="009D3A67">
          <w:rPr>
            <w:rFonts w:hint="eastAsia"/>
            <w:color w:val="000000"/>
            <w:sz w:val="24"/>
            <w:rPrChange w:id="846" w:author="Administrator" w:date="2014-08-05T16:54:00Z">
              <w:rPr>
                <w:rFonts w:hint="eastAsia"/>
                <w:color w:val="000000"/>
                <w:sz w:val="24"/>
              </w:rPr>
            </w:rPrChange>
          </w:rPr>
          <w:t>年</w:t>
        </w:r>
        <w:r w:rsidRPr="009D3A67">
          <w:rPr>
            <w:color w:val="000000"/>
            <w:sz w:val="24"/>
            <w:rPrChange w:id="847" w:author="Administrator" w:date="2014-08-05T16:54:00Z">
              <w:rPr>
                <w:color w:val="000000"/>
                <w:sz w:val="24"/>
              </w:rPr>
            </w:rPrChange>
          </w:rPr>
          <w:t>5</w:t>
        </w:r>
        <w:r w:rsidRPr="009D3A67">
          <w:rPr>
            <w:rFonts w:hint="eastAsia"/>
            <w:color w:val="000000"/>
            <w:sz w:val="24"/>
            <w:rPrChange w:id="848" w:author="Administrator" w:date="2014-08-05T16:54:00Z">
              <w:rPr>
                <w:rFonts w:hint="eastAsia"/>
                <w:color w:val="000000"/>
                <w:sz w:val="24"/>
              </w:rPr>
            </w:rPrChange>
          </w:rPr>
          <w:t>月</w:t>
        </w:r>
        <w:r w:rsidRPr="009D3A67">
          <w:rPr>
            <w:color w:val="000000"/>
            <w:sz w:val="24"/>
            <w:rPrChange w:id="849" w:author="Administrator" w:date="2014-08-05T16:54:00Z">
              <w:rPr>
                <w:color w:val="000000"/>
                <w:sz w:val="24"/>
              </w:rPr>
            </w:rPrChange>
          </w:rPr>
          <w:t>10</w:t>
        </w:r>
        <w:r w:rsidRPr="009D3A67">
          <w:rPr>
            <w:rFonts w:hint="eastAsia"/>
            <w:color w:val="000000"/>
            <w:sz w:val="24"/>
            <w:rPrChange w:id="850" w:author="Administrator" w:date="2014-08-05T16:54:00Z">
              <w:rPr>
                <w:rFonts w:hint="eastAsia"/>
                <w:color w:val="000000"/>
                <w:sz w:val="24"/>
              </w:rPr>
            </w:rPrChange>
          </w:rPr>
          <w:t>日</w:t>
        </w:r>
      </w:smartTag>
      <w:r w:rsidRPr="009D3A67">
        <w:rPr>
          <w:rFonts w:hint="eastAsia"/>
          <w:color w:val="000000"/>
          <w:sz w:val="24"/>
          <w:rPrChange w:id="851" w:author="Administrator" w:date="2014-08-05T16:54:00Z">
            <w:rPr>
              <w:rFonts w:hint="eastAsia"/>
              <w:color w:val="000000"/>
              <w:sz w:val="24"/>
            </w:rPr>
          </w:rPrChange>
        </w:rPr>
        <w:t>发布《关于实施“对口支援西部地区高等学校计划”的通知》（教高</w:t>
      </w:r>
      <w:r w:rsidRPr="009D3A67">
        <w:rPr>
          <w:color w:val="000000"/>
          <w:sz w:val="24"/>
          <w:rPrChange w:id="852" w:author="Administrator" w:date="2014-08-05T16:54:00Z">
            <w:rPr>
              <w:color w:val="000000"/>
              <w:sz w:val="24"/>
            </w:rPr>
          </w:rPrChange>
        </w:rPr>
        <w:t>[2001]2</w:t>
      </w:r>
      <w:r w:rsidRPr="009D3A67">
        <w:rPr>
          <w:rFonts w:hint="eastAsia"/>
          <w:color w:val="000000"/>
          <w:sz w:val="24"/>
          <w:rPrChange w:id="853" w:author="Administrator" w:date="2014-08-05T16:54:00Z">
            <w:rPr>
              <w:rFonts w:hint="eastAsia"/>
              <w:color w:val="000000"/>
              <w:sz w:val="24"/>
            </w:rPr>
          </w:rPrChange>
        </w:rPr>
        <w:t>号），决定实施“对口支援西部地区高等学校计划”，根据西部地区重点建设高校的学科特点和意愿，北京大学、清华大学等</w:t>
      </w:r>
      <w:r w:rsidRPr="009D3A67">
        <w:rPr>
          <w:color w:val="000000"/>
          <w:sz w:val="24"/>
          <w:rPrChange w:id="854" w:author="Administrator" w:date="2014-08-05T16:54:00Z">
            <w:rPr>
              <w:color w:val="000000"/>
              <w:sz w:val="24"/>
            </w:rPr>
          </w:rPrChange>
        </w:rPr>
        <w:t>13</w:t>
      </w:r>
      <w:r w:rsidRPr="009D3A67">
        <w:rPr>
          <w:rFonts w:hint="eastAsia"/>
          <w:color w:val="000000"/>
          <w:sz w:val="24"/>
          <w:rPrChange w:id="855" w:author="Administrator" w:date="2014-08-05T16:54:00Z">
            <w:rPr>
              <w:rFonts w:hint="eastAsia"/>
              <w:color w:val="000000"/>
              <w:sz w:val="24"/>
            </w:rPr>
          </w:rPrChange>
        </w:rPr>
        <w:t>所高校被指定为支援高校。支援高校采取一对一的方式，实施对受援高校的支援和全方位合作。</w:t>
      </w:r>
      <w:smartTag w:uri="urn:schemas-microsoft-com:office:smarttags" w:element="chsdate">
        <w:smartTagPr>
          <w:attr w:name="IsROCDate" w:val="False"/>
          <w:attr w:name="IsLunarDate" w:val="False"/>
          <w:attr w:name="Day" w:val="22"/>
          <w:attr w:name="Month" w:val="1"/>
          <w:attr w:name="Year" w:val="2010"/>
        </w:smartTagPr>
        <w:r w:rsidRPr="009D3A67">
          <w:rPr>
            <w:color w:val="000000"/>
            <w:sz w:val="24"/>
            <w:rPrChange w:id="856" w:author="Administrator" w:date="2014-08-05T16:54:00Z">
              <w:rPr>
                <w:color w:val="000000"/>
                <w:sz w:val="24"/>
              </w:rPr>
            </w:rPrChange>
          </w:rPr>
          <w:t>2010</w:t>
        </w:r>
        <w:r w:rsidRPr="009D3A67">
          <w:rPr>
            <w:rFonts w:hint="eastAsia"/>
            <w:color w:val="000000"/>
            <w:sz w:val="24"/>
            <w:rPrChange w:id="857" w:author="Administrator" w:date="2014-08-05T16:54:00Z">
              <w:rPr>
                <w:rFonts w:hint="eastAsia"/>
                <w:color w:val="000000"/>
                <w:sz w:val="24"/>
              </w:rPr>
            </w:rPrChange>
          </w:rPr>
          <w:t>年</w:t>
        </w:r>
        <w:r w:rsidRPr="009D3A67">
          <w:rPr>
            <w:color w:val="000000"/>
            <w:sz w:val="24"/>
            <w:rPrChange w:id="858" w:author="Administrator" w:date="2014-08-05T16:54:00Z">
              <w:rPr>
                <w:color w:val="000000"/>
                <w:sz w:val="24"/>
              </w:rPr>
            </w:rPrChange>
          </w:rPr>
          <w:t>1</w:t>
        </w:r>
        <w:r w:rsidRPr="009D3A67">
          <w:rPr>
            <w:rFonts w:hint="eastAsia"/>
            <w:color w:val="000000"/>
            <w:sz w:val="24"/>
            <w:rPrChange w:id="859" w:author="Administrator" w:date="2014-08-05T16:54:00Z">
              <w:rPr>
                <w:rFonts w:hint="eastAsia"/>
                <w:color w:val="000000"/>
                <w:sz w:val="24"/>
              </w:rPr>
            </w:rPrChange>
          </w:rPr>
          <w:t>月</w:t>
        </w:r>
        <w:r w:rsidRPr="009D3A67">
          <w:rPr>
            <w:color w:val="000000"/>
            <w:sz w:val="24"/>
            <w:rPrChange w:id="860" w:author="Administrator" w:date="2014-08-05T16:54:00Z">
              <w:rPr>
                <w:color w:val="000000"/>
                <w:sz w:val="24"/>
              </w:rPr>
            </w:rPrChange>
          </w:rPr>
          <w:t>22</w:t>
        </w:r>
        <w:r w:rsidRPr="009D3A67">
          <w:rPr>
            <w:rFonts w:hint="eastAsia"/>
            <w:color w:val="000000"/>
            <w:sz w:val="24"/>
            <w:rPrChange w:id="861" w:author="Administrator" w:date="2014-08-05T16:54:00Z">
              <w:rPr>
                <w:rFonts w:hint="eastAsia"/>
                <w:color w:val="000000"/>
                <w:sz w:val="24"/>
              </w:rPr>
            </w:rPrChange>
          </w:rPr>
          <w:t>日</w:t>
        </w:r>
      </w:smartTag>
      <w:r w:rsidRPr="009D3A67">
        <w:rPr>
          <w:rFonts w:hint="eastAsia"/>
          <w:color w:val="000000"/>
          <w:sz w:val="24"/>
          <w:rPrChange w:id="862" w:author="Administrator" w:date="2014-08-05T16:54:00Z">
            <w:rPr>
              <w:rFonts w:hint="eastAsia"/>
              <w:color w:val="000000"/>
              <w:sz w:val="24"/>
            </w:rPr>
          </w:rPrChange>
        </w:rPr>
        <w:t>，教育部发布《教育部关于进一步推进对口支援西部地区高等学校工作的意见》（教高</w:t>
      </w:r>
      <w:r w:rsidRPr="009D3A67">
        <w:rPr>
          <w:color w:val="000000"/>
          <w:sz w:val="24"/>
          <w:rPrChange w:id="863" w:author="Administrator" w:date="2014-08-05T16:54:00Z">
            <w:rPr>
              <w:color w:val="000000"/>
              <w:sz w:val="24"/>
            </w:rPr>
          </w:rPrChange>
        </w:rPr>
        <w:t>[2010]1</w:t>
      </w:r>
      <w:r w:rsidRPr="009D3A67">
        <w:rPr>
          <w:rFonts w:hint="eastAsia"/>
          <w:color w:val="000000"/>
          <w:sz w:val="24"/>
          <w:rPrChange w:id="864" w:author="Administrator" w:date="2014-08-05T16:54:00Z">
            <w:rPr>
              <w:rFonts w:hint="eastAsia"/>
              <w:color w:val="000000"/>
              <w:sz w:val="24"/>
            </w:rPr>
          </w:rPrChange>
        </w:rPr>
        <w:t>号），要求要从西部地区现代化建设的大局出发，把服务和促进西部经济社会发展作为对口支援工作的核心目标，努力使受援高校成为地方经济社会发展的依靠力量，成为区域经济建设和社会发展的智力中心和人才中心，并</w:t>
      </w:r>
      <w:r w:rsidRPr="009D3A67">
        <w:rPr>
          <w:rFonts w:hAnsi="Verdana" w:cs="宋体" w:hint="eastAsia"/>
          <w:color w:val="000000"/>
          <w:kern w:val="0"/>
          <w:sz w:val="24"/>
          <w:rPrChange w:id="865" w:author="Administrator" w:date="2014-08-05T16:54:00Z">
            <w:rPr>
              <w:rFonts w:hAnsi="Verdana" w:cs="宋体" w:hint="eastAsia"/>
              <w:color w:val="000000"/>
              <w:kern w:val="0"/>
              <w:sz w:val="24"/>
            </w:rPr>
          </w:rPrChange>
        </w:rPr>
        <w:t>列出八项主要新政策：一是支援高校可向相关部门申请定向培养博士、硕士研究生单独招生指标，用于受援高校现有师资队伍的培养；二是被授予国家级教学名师的支援高校教师，原则上每两年要帮带一名西部受援高校的教师；三是国家公派出国留学继续采取倾斜政策，使西部受援高校教师有更多的出国进修学习培训机会；四是鼓励支援与受援高校有计划、有重点地开展联合培养博士、硕士研究生和本科生工作；五是进一步采取措施推进现代信息技术在对口支援工作中的利用；六是加强科研合作，促进区域经济社会发展，在教育部人文社会科学研究项目中设立</w:t>
      </w:r>
      <w:r w:rsidRPr="009D3A67">
        <w:rPr>
          <w:rFonts w:cs="宋体" w:hint="eastAsia"/>
          <w:color w:val="000000"/>
          <w:kern w:val="0"/>
          <w:sz w:val="24"/>
          <w:rPrChange w:id="866" w:author="Administrator" w:date="2014-08-05T16:54:00Z">
            <w:rPr>
              <w:rFonts w:cs="宋体" w:hint="eastAsia"/>
              <w:color w:val="000000"/>
              <w:kern w:val="0"/>
              <w:sz w:val="24"/>
            </w:rPr>
          </w:rPrChange>
        </w:rPr>
        <w:t>“</w:t>
      </w:r>
      <w:r w:rsidRPr="009D3A67">
        <w:rPr>
          <w:rFonts w:hAnsi="Verdana" w:cs="宋体" w:hint="eastAsia"/>
          <w:color w:val="000000"/>
          <w:kern w:val="0"/>
          <w:sz w:val="24"/>
          <w:rPrChange w:id="867" w:author="Administrator" w:date="2014-08-05T16:54:00Z">
            <w:rPr>
              <w:rFonts w:hAnsi="Verdana" w:cs="宋体" w:hint="eastAsia"/>
              <w:color w:val="000000"/>
              <w:kern w:val="0"/>
              <w:sz w:val="24"/>
            </w:rPr>
          </w:rPrChange>
        </w:rPr>
        <w:t>西部和边疆地区项目</w:t>
      </w:r>
      <w:r w:rsidRPr="009D3A67">
        <w:rPr>
          <w:rFonts w:cs="宋体" w:hint="eastAsia"/>
          <w:color w:val="000000"/>
          <w:kern w:val="0"/>
          <w:sz w:val="24"/>
          <w:rPrChange w:id="868" w:author="Administrator" w:date="2014-08-05T16:54:00Z">
            <w:rPr>
              <w:rFonts w:cs="宋体" w:hint="eastAsia"/>
              <w:color w:val="000000"/>
              <w:kern w:val="0"/>
              <w:sz w:val="24"/>
            </w:rPr>
          </w:rPrChange>
        </w:rPr>
        <w:t>”</w:t>
      </w:r>
      <w:r w:rsidRPr="009D3A67">
        <w:rPr>
          <w:rFonts w:hAnsi="Verdana" w:cs="宋体" w:hint="eastAsia"/>
          <w:color w:val="000000"/>
          <w:kern w:val="0"/>
          <w:sz w:val="24"/>
          <w:rPrChange w:id="869" w:author="Administrator" w:date="2014-08-05T16:54:00Z">
            <w:rPr>
              <w:rFonts w:hAnsi="Verdana" w:cs="宋体" w:hint="eastAsia"/>
              <w:color w:val="000000"/>
              <w:kern w:val="0"/>
              <w:sz w:val="24"/>
            </w:rPr>
          </w:rPrChange>
        </w:rPr>
        <w:t>；七是加强互派干部挂职工作，不断提升受援高校管理水平；八是搭建国际合作平台，增强受援高校国际合作交流的能力。</w:t>
      </w:r>
    </w:p>
    <w:p w:rsidR="00000000" w:rsidRPr="009D3A67" w:rsidRDefault="00F80C10" w:rsidP="009D3A67">
      <w:pPr>
        <w:pStyle w:val="a5"/>
        <w:spacing w:beforeLines="30" w:line="312" w:lineRule="auto"/>
        <w:ind w:firstLine="480"/>
        <w:rPr>
          <w:rFonts w:ascii="Times New Roman" w:hAnsi="ˎ̥"/>
          <w:sz w:val="24"/>
          <w:szCs w:val="24"/>
          <w:rPrChange w:id="870" w:author="Administrator" w:date="2014-08-05T16:54:00Z">
            <w:rPr>
              <w:rFonts w:ascii="Times New Roman" w:hAnsi="ˎ̥"/>
              <w:sz w:val="24"/>
              <w:szCs w:val="24"/>
            </w:rPr>
          </w:rPrChange>
        </w:rPr>
        <w:pPrChange w:id="871" w:author="Administrator" w:date="2014-08-05T16:54:00Z">
          <w:pPr>
            <w:pStyle w:val="a5"/>
            <w:spacing w:beforeLines="30" w:line="312" w:lineRule="auto"/>
            <w:ind w:firstLine="480"/>
          </w:pPr>
        </w:pPrChange>
      </w:pPr>
      <w:r w:rsidRPr="009D3A67">
        <w:rPr>
          <w:rFonts w:ascii="Times New Roman" w:hAnsi="ˎ̥" w:hint="eastAsia"/>
          <w:sz w:val="24"/>
          <w:szCs w:val="24"/>
          <w:rPrChange w:id="872" w:author="Administrator" w:date="2014-08-05T16:54:00Z">
            <w:rPr>
              <w:rFonts w:ascii="Times New Roman" w:hAnsi="ˎ̥" w:hint="eastAsia"/>
              <w:color w:val="0000FF"/>
              <w:sz w:val="24"/>
              <w:szCs w:val="24"/>
            </w:rPr>
          </w:rPrChange>
        </w:rPr>
        <w:t>作为“</w:t>
      </w:r>
      <w:r w:rsidRPr="009D3A67">
        <w:rPr>
          <w:rFonts w:ascii="Times New Roman" w:hAnsi="ˎ̥"/>
          <w:sz w:val="24"/>
          <w:szCs w:val="24"/>
          <w:rPrChange w:id="873" w:author="Administrator" w:date="2014-08-05T16:54:00Z">
            <w:rPr>
              <w:rFonts w:ascii="Times New Roman" w:hAnsi="ˎ̥"/>
              <w:color w:val="0000FF"/>
              <w:sz w:val="24"/>
              <w:szCs w:val="24"/>
            </w:rPr>
          </w:rPrChange>
        </w:rPr>
        <w:t>5</w:t>
      </w:r>
      <w:r w:rsidRPr="009D3A67">
        <w:rPr>
          <w:rFonts w:ascii="Times New Roman" w:hAnsi="ˎ̥" w:hint="eastAsia"/>
          <w:sz w:val="24"/>
          <w:szCs w:val="24"/>
          <w:rPrChange w:id="874" w:author="Administrator" w:date="2014-08-05T16:54:00Z">
            <w:rPr>
              <w:rFonts w:ascii="Times New Roman" w:hAnsi="ˎ̥" w:hint="eastAsia"/>
              <w:color w:val="0000FF"/>
              <w:sz w:val="24"/>
              <w:szCs w:val="24"/>
            </w:rPr>
          </w:rPrChange>
        </w:rPr>
        <w:t>•</w:t>
      </w:r>
      <w:smartTag w:uri="urn:schemas-microsoft-com:office:smarttags" w:element="chmetcnv">
        <w:smartTagPr>
          <w:attr w:name="TCSC" w:val="0"/>
          <w:attr w:name="NumberType" w:val="1"/>
          <w:attr w:name="Negative" w:val="False"/>
          <w:attr w:name="HasSpace" w:val="False"/>
          <w:attr w:name="SourceValue" w:val="12"/>
          <w:attr w:name="UnitName" w:val="”"/>
        </w:smartTagPr>
        <w:r w:rsidRPr="009D3A67">
          <w:rPr>
            <w:rFonts w:ascii="Times New Roman" w:hAnsi="ˎ̥"/>
            <w:sz w:val="24"/>
            <w:szCs w:val="24"/>
            <w:rPrChange w:id="875" w:author="Administrator" w:date="2014-08-05T16:54:00Z">
              <w:rPr>
                <w:rFonts w:ascii="Times New Roman" w:hAnsi="ˎ̥"/>
                <w:color w:val="0000FF"/>
                <w:sz w:val="24"/>
                <w:szCs w:val="24"/>
              </w:rPr>
            </w:rPrChange>
          </w:rPr>
          <w:t>12</w:t>
        </w:r>
        <w:r w:rsidRPr="009D3A67">
          <w:rPr>
            <w:rFonts w:ascii="Times New Roman" w:hAnsi="ˎ̥" w:hint="eastAsia"/>
            <w:sz w:val="24"/>
            <w:szCs w:val="24"/>
            <w:rPrChange w:id="876" w:author="Administrator" w:date="2014-08-05T16:54:00Z">
              <w:rPr>
                <w:rFonts w:ascii="Times New Roman" w:hAnsi="ˎ̥" w:hint="eastAsia"/>
                <w:color w:val="0000FF"/>
                <w:sz w:val="24"/>
                <w:szCs w:val="24"/>
              </w:rPr>
            </w:rPrChange>
          </w:rPr>
          <w:t>”</w:t>
        </w:r>
      </w:smartTag>
      <w:r w:rsidRPr="009D3A67">
        <w:rPr>
          <w:rFonts w:ascii="Times New Roman" w:hAnsi="ˎ̥" w:hint="eastAsia"/>
          <w:sz w:val="24"/>
          <w:szCs w:val="24"/>
          <w:rPrChange w:id="877" w:author="Administrator" w:date="2014-08-05T16:54:00Z">
            <w:rPr>
              <w:rFonts w:ascii="Times New Roman" w:hAnsi="ˎ̥" w:hint="eastAsia"/>
              <w:color w:val="0000FF"/>
              <w:sz w:val="24"/>
              <w:szCs w:val="24"/>
            </w:rPr>
          </w:rPrChange>
        </w:rPr>
        <w:t>极重灾区之一的什邡市所建立的第一所高等院校，京元学院随灾区“浴生”而生，生当铸“方舟”；作为独具首都特色的智力援建成果的结晶体，京元学院沐</w:t>
      </w:r>
      <w:r w:rsidRPr="009D3A67">
        <w:rPr>
          <w:rFonts w:ascii="Times New Roman" w:hAnsi="ˎ̥"/>
          <w:sz w:val="24"/>
          <w:szCs w:val="24"/>
          <w:rPrChange w:id="878" w:author="Administrator" w:date="2014-08-05T16:54:00Z">
            <w:rPr>
              <w:rFonts w:ascii="Times New Roman" w:hAnsi="ˎ̥"/>
              <w:color w:val="0000FF"/>
              <w:sz w:val="24"/>
              <w:szCs w:val="24"/>
            </w:rPr>
          </w:rPrChange>
        </w:rPr>
        <w:t>BUCA</w:t>
      </w:r>
      <w:r w:rsidRPr="009D3A67">
        <w:rPr>
          <w:rFonts w:ascii="Times New Roman" w:hAnsi="ˎ̥" w:hint="eastAsia"/>
          <w:sz w:val="24"/>
          <w:szCs w:val="24"/>
          <w:rPrChange w:id="879" w:author="Administrator" w:date="2014-08-05T16:54:00Z">
            <w:rPr>
              <w:rFonts w:ascii="Times New Roman" w:hAnsi="ˎ̥" w:hint="eastAsia"/>
              <w:color w:val="0000FF"/>
              <w:sz w:val="24"/>
              <w:szCs w:val="24"/>
            </w:rPr>
          </w:rPrChange>
        </w:rPr>
        <w:t>“朝阳”而长，长必成“精鹰”。基于（教育）部（四川）省与（北）京（四）川长效合作机制和“浴生计划”实施以来所奠定的基础，</w:t>
      </w:r>
      <w:r w:rsidRPr="009D3A67">
        <w:rPr>
          <w:rFonts w:ascii="Times New Roman" w:hAnsi="ˎ̥"/>
          <w:sz w:val="24"/>
          <w:szCs w:val="24"/>
          <w:rPrChange w:id="880" w:author="Administrator" w:date="2014-08-05T16:54:00Z">
            <w:rPr>
              <w:rFonts w:ascii="Times New Roman" w:hAnsi="ˎ̥"/>
              <w:color w:val="0000FF"/>
              <w:sz w:val="24"/>
              <w:szCs w:val="24"/>
            </w:rPr>
          </w:rPrChange>
        </w:rPr>
        <w:t>BUCA</w:t>
      </w:r>
      <w:r w:rsidRPr="009D3A67">
        <w:rPr>
          <w:rFonts w:ascii="Times New Roman" w:hAnsi="ˎ̥" w:hint="eastAsia"/>
          <w:sz w:val="24"/>
          <w:szCs w:val="24"/>
          <w:rPrChange w:id="881" w:author="Administrator" w:date="2014-08-05T16:54:00Z">
            <w:rPr>
              <w:rFonts w:ascii="Times New Roman" w:hAnsi="ˎ̥" w:hint="eastAsia"/>
              <w:color w:val="0000FF"/>
              <w:sz w:val="24"/>
              <w:szCs w:val="24"/>
            </w:rPr>
          </w:rPrChange>
        </w:rPr>
        <w:t>将与京元学院紧密合作，进一步加强“浴生计划”人才工程的组织实施，并按照</w:t>
      </w:r>
      <w:r w:rsidRPr="009D3A67">
        <w:rPr>
          <w:rFonts w:hint="eastAsia"/>
          <w:color w:val="000000"/>
          <w:sz w:val="24"/>
          <w:szCs w:val="24"/>
          <w:rPrChange w:id="882" w:author="Administrator" w:date="2014-08-05T16:54:00Z">
            <w:rPr>
              <w:rFonts w:ascii="Times New Roman" w:hAnsi="Times New Roman" w:hint="eastAsia"/>
              <w:color w:val="000000"/>
              <w:sz w:val="24"/>
              <w:szCs w:val="24"/>
            </w:rPr>
          </w:rPrChange>
        </w:rPr>
        <w:t>《教育部关于进一步推进对口支援西部地区高等学校工作的意见》的相关</w:t>
      </w:r>
      <w:r w:rsidRPr="009D3A67">
        <w:rPr>
          <w:rFonts w:ascii="Times New Roman" w:hAnsi="ˎ̥" w:hint="eastAsia"/>
          <w:sz w:val="24"/>
          <w:szCs w:val="24"/>
          <w:rPrChange w:id="883" w:author="Administrator" w:date="2014-08-05T16:54:00Z">
            <w:rPr>
              <w:rFonts w:ascii="Times New Roman" w:hAnsi="ˎ̥" w:hint="eastAsia"/>
              <w:color w:val="0000FF"/>
              <w:sz w:val="24"/>
              <w:szCs w:val="24"/>
            </w:rPr>
          </w:rPrChange>
        </w:rPr>
        <w:t>要求，与其他优势院校一起实施对京元学院的对口支援和全方位合作，不仅快速提升京元学院整体办学实力和影响力，持续缩小其与一流高校的差距，而且共同探索创建并不断完善京元学院与援建高校协同发展的互动共赢机制。对口支援和全方位合作将包括（但不限于）：</w:t>
      </w:r>
      <w:r w:rsidRPr="009D3A67">
        <w:rPr>
          <w:rFonts w:hAnsi="Verdana" w:cs="宋体" w:hint="eastAsia"/>
          <w:color w:val="000000"/>
          <w:kern w:val="0"/>
          <w:sz w:val="24"/>
          <w:szCs w:val="24"/>
          <w:rPrChange w:id="884" w:author="Administrator" w:date="2014-08-05T16:54:00Z">
            <w:rPr>
              <w:rFonts w:ascii="Times New Roman" w:hAnsi="Verdana" w:cs="宋体" w:hint="eastAsia"/>
              <w:color w:val="000000"/>
              <w:kern w:val="0"/>
              <w:sz w:val="24"/>
              <w:szCs w:val="24"/>
            </w:rPr>
          </w:rPrChange>
        </w:rPr>
        <w:t>学科与人才培养体系建设、优质（精品）课程与教材体系建设、教师进修与学生联合培养、联合举办各类教育培训活动、合作申请实施科研项目、共建实验室与实习基地、共享国内外教学科研资源、协助争取国内外捐赠共建、互派干部挂职、共同开展国际合作等。</w:t>
      </w:r>
    </w:p>
    <w:p w:rsidR="00000000" w:rsidRPr="009D3A67" w:rsidRDefault="00147EC9" w:rsidP="009D3A67">
      <w:pPr>
        <w:pStyle w:val="a5"/>
        <w:spacing w:beforeLines="30" w:line="312" w:lineRule="auto"/>
        <w:ind w:firstLineChars="0" w:firstLine="0"/>
        <w:rPr>
          <w:rFonts w:ascii="黑体" w:eastAsia="黑体" w:hAnsi="ˎ̥"/>
          <w:b/>
          <w:sz w:val="24"/>
          <w:szCs w:val="24"/>
          <w:rPrChange w:id="885" w:author="Administrator" w:date="2014-08-05T16:54:00Z">
            <w:rPr>
              <w:rFonts w:ascii="黑体" w:eastAsia="黑体" w:hAnsi="ˎ̥"/>
              <w:b/>
              <w:sz w:val="28"/>
              <w:szCs w:val="28"/>
            </w:rPr>
          </w:rPrChange>
        </w:rPr>
      </w:pPr>
      <w:r w:rsidRPr="009D3A67">
        <w:rPr>
          <w:rFonts w:ascii="黑体" w:eastAsia="黑体" w:hAnsi="ˎ̥"/>
          <w:b/>
          <w:noProof/>
          <w:sz w:val="24"/>
          <w:szCs w:val="24"/>
          <w:rPrChange w:id="886" w:author="Administrator" w:date="2014-08-05T16:54:00Z">
            <w:rPr>
              <w:rFonts w:ascii="黑体" w:eastAsia="黑体" w:hAnsi="ˎ̥"/>
              <w:b/>
              <w:noProof/>
              <w:color w:val="0000FF"/>
              <w:sz w:val="28"/>
              <w:szCs w:val="24"/>
            </w:rPr>
          </w:rPrChange>
        </w:rPr>
        <w:drawing>
          <wp:anchor distT="0" distB="0" distL="114300" distR="114300" simplePos="0" relativeHeight="251655680" behindDoc="1" locked="0" layoutInCell="1" allowOverlap="1">
            <wp:simplePos x="0" y="0"/>
            <wp:positionH relativeFrom="column">
              <wp:posOffset>0</wp:posOffset>
            </wp:positionH>
            <wp:positionV relativeFrom="paragraph">
              <wp:posOffset>104140</wp:posOffset>
            </wp:positionV>
            <wp:extent cx="313055" cy="318135"/>
            <wp:effectExtent l="19050" t="0" r="0" b="0"/>
            <wp:wrapTight wrapText="bothSides">
              <wp:wrapPolygon edited="0">
                <wp:start x="-1314" y="0"/>
                <wp:lineTo x="-1314" y="20695"/>
                <wp:lineTo x="21030" y="20695"/>
                <wp:lineTo x="21030" y="0"/>
                <wp:lineTo x="-1314"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F80C10" w:rsidRPr="009D3A67">
        <w:rPr>
          <w:rFonts w:ascii="黑体" w:eastAsia="黑体" w:hAnsi="ˎ̥" w:hint="eastAsia"/>
          <w:b/>
          <w:sz w:val="24"/>
          <w:szCs w:val="24"/>
          <w:rPrChange w:id="887" w:author="Administrator" w:date="2014-08-05T16:54:00Z">
            <w:rPr>
              <w:rFonts w:ascii="黑体" w:eastAsia="黑体" w:hAnsi="ˎ̥" w:hint="eastAsia"/>
              <w:b/>
              <w:color w:val="0000FF"/>
              <w:sz w:val="28"/>
              <w:szCs w:val="24"/>
            </w:rPr>
          </w:rPrChange>
        </w:rPr>
        <w:t>系（院）简介</w:t>
      </w:r>
    </w:p>
    <w:p w:rsidR="00000000"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888" w:author="Administrator" w:date="2014-08-05T16:54:00Z">
            <w:rPr>
              <w:rFonts w:ascii="Times New Roman" w:hAnsi="ˎ̥"/>
              <w:b/>
              <w:sz w:val="28"/>
              <w:szCs w:val="28"/>
              <w:shd w:val="clear" w:color="auto" w:fill="CCFFCC"/>
            </w:rPr>
          </w:rPrChange>
        </w:rPr>
        <w:pPrChange w:id="889" w:author="Administrator" w:date="2014-08-05T16:54:00Z">
          <w:pPr>
            <w:pStyle w:val="a5"/>
            <w:spacing w:beforeLines="30" w:line="300" w:lineRule="auto"/>
            <w:ind w:firstLine="562"/>
          </w:pPr>
        </w:pPrChange>
      </w:pPr>
      <w:r w:rsidRPr="009D3A67">
        <w:rPr>
          <w:rFonts w:ascii="Times New Roman" w:hAnsi="ˎ̥"/>
          <w:b/>
          <w:sz w:val="24"/>
          <w:szCs w:val="24"/>
          <w:shd w:val="clear" w:color="auto" w:fill="CCFFCC"/>
          <w:rPrChange w:id="890" w:author="Administrator" w:date="2014-08-05T16:54:00Z">
            <w:rPr>
              <w:rFonts w:ascii="Times New Roman" w:hAnsi="ˎ̥"/>
              <w:b/>
              <w:color w:val="0000FF"/>
              <w:sz w:val="28"/>
              <w:szCs w:val="24"/>
              <w:shd w:val="clear" w:color="auto" w:fill="CCFFCC"/>
            </w:rPr>
          </w:rPrChange>
        </w:rPr>
        <w:t>GIST01-</w:t>
      </w:r>
      <w:r w:rsidRPr="009D3A67">
        <w:rPr>
          <w:rFonts w:ascii="Times New Roman" w:hAnsi="ˎ̥" w:hint="eastAsia"/>
          <w:b/>
          <w:sz w:val="24"/>
          <w:szCs w:val="24"/>
          <w:shd w:val="clear" w:color="auto" w:fill="CCFFCC"/>
          <w:rPrChange w:id="891" w:author="Administrator" w:date="2014-08-05T16:54:00Z">
            <w:rPr>
              <w:rFonts w:ascii="Times New Roman" w:hAnsi="ˎ̥" w:hint="eastAsia"/>
              <w:b/>
              <w:color w:val="0000FF"/>
              <w:sz w:val="28"/>
              <w:szCs w:val="24"/>
              <w:shd w:val="clear" w:color="auto" w:fill="CCFFCC"/>
            </w:rPr>
          </w:rPrChange>
        </w:rPr>
        <w:t>空间信息技术系</w:t>
      </w:r>
    </w:p>
    <w:p w:rsidR="00000000" w:rsidRPr="009D3A67" w:rsidRDefault="00F80C10" w:rsidP="009D3A67">
      <w:pPr>
        <w:pStyle w:val="a5"/>
        <w:spacing w:beforeLines="30" w:line="300" w:lineRule="auto"/>
        <w:ind w:firstLine="480"/>
        <w:rPr>
          <w:rFonts w:ascii="Times New Roman" w:hAnsi="Times New Roman"/>
          <w:sz w:val="24"/>
          <w:szCs w:val="24"/>
          <w:rPrChange w:id="892" w:author="Administrator" w:date="2014-08-05T16:54:00Z">
            <w:rPr>
              <w:rFonts w:ascii="Times New Roman" w:hAnsi="Times New Roman"/>
              <w:sz w:val="24"/>
              <w:szCs w:val="24"/>
            </w:rPr>
          </w:rPrChange>
        </w:rPr>
        <w:pPrChange w:id="893"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894"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895" w:author="Administrator" w:date="2014-08-05T16:54:00Z">
            <w:rPr>
              <w:rFonts w:ascii="Times New Roman" w:hAnsi="Times New Roman"/>
              <w:color w:val="0000FF"/>
              <w:sz w:val="24"/>
              <w:szCs w:val="24"/>
            </w:rPr>
          </w:rPrChange>
        </w:rPr>
        <w:t>21</w:t>
      </w:r>
      <w:r w:rsidRPr="009D3A67">
        <w:rPr>
          <w:rFonts w:ascii="Times New Roman" w:hAnsi="Times New Roman" w:hint="eastAsia"/>
          <w:sz w:val="24"/>
          <w:szCs w:val="24"/>
          <w:rPrChange w:id="896" w:author="Administrator" w:date="2014-08-05T16:54:00Z">
            <w:rPr>
              <w:rFonts w:ascii="Times New Roman" w:hAnsi="Times New Roman" w:hint="eastAsia"/>
              <w:color w:val="0000FF"/>
              <w:sz w:val="24"/>
              <w:szCs w:val="24"/>
            </w:rPr>
          </w:rPrChange>
        </w:rPr>
        <w:t>世纪是全球数字化的时代”（比尔·盖茨），“一场新的技术革新浪潮正允许我们能够获取、储存、处理并显示有关地球的空前浩瀚的数据以及广泛而又多样的环境</w:t>
      </w:r>
      <w:r w:rsidRPr="009D3A67">
        <w:rPr>
          <w:rFonts w:ascii="Times New Roman" w:hAnsi="Times New Roman" w:hint="eastAsia"/>
          <w:sz w:val="24"/>
          <w:szCs w:val="24"/>
          <w:rPrChange w:id="897" w:author="Administrator" w:date="2014-08-05T16:54:00Z">
            <w:rPr>
              <w:rFonts w:ascii="Times New Roman" w:hAnsi="Times New Roman" w:hint="eastAsia"/>
              <w:color w:val="0000FF"/>
              <w:sz w:val="24"/>
              <w:szCs w:val="24"/>
            </w:rPr>
          </w:rPrChange>
        </w:rPr>
        <w:lastRenderedPageBreak/>
        <w:t>和文化数据信息</w:t>
      </w:r>
      <w:r w:rsidRPr="009D3A67">
        <w:rPr>
          <w:rFonts w:ascii="Times New Roman" w:hAnsi="Times New Roman"/>
          <w:sz w:val="24"/>
          <w:szCs w:val="24"/>
          <w:rPrChange w:id="898"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899" w:author="Administrator" w:date="2014-08-05T16:54:00Z">
            <w:rPr>
              <w:rFonts w:ascii="Times New Roman" w:hAnsi="Times New Roman" w:hint="eastAsia"/>
              <w:color w:val="0000FF"/>
              <w:sz w:val="24"/>
              <w:szCs w:val="24"/>
            </w:rPr>
          </w:rPrChange>
        </w:rPr>
        <w:t>我相信我们需要一个‘数字地球’，一种关于地球的可以嵌入海量地理数据的、多分辨率和三维的表示”（阿尔·戈尔）。人类正处在一个海量信息的时代，社会的发展、国家与企业的竞争能力越来越依赖于对信息的占有量与处理和利用能力。而如何更快、更好、更充分地发挥占人类活动全部信息</w:t>
      </w:r>
      <w:r w:rsidRPr="009D3A67">
        <w:rPr>
          <w:rFonts w:ascii="Times New Roman" w:hAnsi="Times New Roman"/>
          <w:sz w:val="24"/>
          <w:szCs w:val="24"/>
          <w:rPrChange w:id="900" w:author="Administrator" w:date="2014-08-05T16:54:00Z">
            <w:rPr>
              <w:rFonts w:ascii="Times New Roman" w:hAnsi="Times New Roman"/>
              <w:color w:val="0000FF"/>
              <w:sz w:val="24"/>
              <w:szCs w:val="24"/>
            </w:rPr>
          </w:rPrChange>
        </w:rPr>
        <w:t>80%</w:t>
      </w:r>
      <w:r w:rsidRPr="009D3A67">
        <w:rPr>
          <w:rFonts w:ascii="Times New Roman" w:hAnsi="Times New Roman" w:hint="eastAsia"/>
          <w:sz w:val="24"/>
          <w:szCs w:val="24"/>
          <w:rPrChange w:id="901" w:author="Administrator" w:date="2014-08-05T16:54:00Z">
            <w:rPr>
              <w:rFonts w:ascii="Times New Roman" w:hAnsi="Times New Roman" w:hint="eastAsia"/>
              <w:color w:val="0000FF"/>
              <w:sz w:val="24"/>
              <w:szCs w:val="24"/>
            </w:rPr>
          </w:rPrChange>
        </w:rPr>
        <w:t>的空间信息的作用已成为全球关注的热点。空间信息科学与技术正是在这样一个强烈的需求呼唤与应用积累下产生的一个新兴高技术交叉学科，它融合空间技术、信息技术和各类应用技术，主要研究空间信息的获取、存储、管理、查询、分析、应用、共享、可视化等理论、方法与技术。随着“数字地球”、“智慧地球”等概念的提出和以“数字（智慧）中国”、“感知中国”为总目标的我国数字化、信息化工程的迅猛发展，空间信息工程人才培养任重道远。</w:t>
      </w:r>
    </w:p>
    <w:p w:rsidR="00000000" w:rsidRPr="009D3A67" w:rsidRDefault="00F80C10" w:rsidP="009D3A67">
      <w:pPr>
        <w:pStyle w:val="a5"/>
        <w:spacing w:beforeLines="30" w:line="300" w:lineRule="auto"/>
        <w:ind w:firstLine="480"/>
        <w:rPr>
          <w:rFonts w:ascii="Times New Roman" w:hAnsi="Times New Roman"/>
          <w:sz w:val="24"/>
          <w:szCs w:val="24"/>
          <w:rPrChange w:id="902" w:author="Administrator" w:date="2014-08-05T16:54:00Z">
            <w:rPr>
              <w:rFonts w:ascii="Times New Roman" w:hAnsi="Times New Roman"/>
              <w:sz w:val="24"/>
              <w:szCs w:val="24"/>
            </w:rPr>
          </w:rPrChange>
        </w:rPr>
        <w:pPrChange w:id="903"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904" w:author="Administrator" w:date="2014-08-05T16:54:00Z">
            <w:rPr>
              <w:rFonts w:ascii="Times New Roman" w:hAnsi="Times New Roman" w:hint="eastAsia"/>
              <w:color w:val="0000FF"/>
              <w:sz w:val="24"/>
              <w:szCs w:val="24"/>
            </w:rPr>
          </w:rPrChange>
        </w:rPr>
        <w:t>空间信息技术系（</w:t>
      </w:r>
      <w:r w:rsidRPr="009D3A67">
        <w:rPr>
          <w:rFonts w:ascii="Times New Roman" w:hAnsi="Times New Roman"/>
          <w:sz w:val="24"/>
          <w:szCs w:val="24"/>
          <w:rPrChange w:id="905" w:author="Administrator" w:date="2014-08-05T16:54:00Z">
            <w:rPr>
              <w:rFonts w:ascii="Times New Roman" w:hAnsi="Times New Roman"/>
              <w:color w:val="0000FF"/>
              <w:sz w:val="24"/>
              <w:szCs w:val="24"/>
            </w:rPr>
          </w:rPrChange>
        </w:rPr>
        <w:t>Department of Spatial Information Technology</w:t>
      </w:r>
      <w:r w:rsidRPr="009D3A67">
        <w:rPr>
          <w:rFonts w:ascii="Times New Roman" w:hAnsi="Times New Roman" w:hint="eastAsia"/>
          <w:sz w:val="24"/>
          <w:szCs w:val="24"/>
          <w:rPrChange w:id="906" w:author="Administrator" w:date="2014-08-05T16:54:00Z">
            <w:rPr>
              <w:rFonts w:ascii="Times New Roman" w:hAnsi="Times New Roman" w:hint="eastAsia"/>
              <w:color w:val="0000FF"/>
              <w:sz w:val="24"/>
              <w:szCs w:val="24"/>
            </w:rPr>
          </w:rPrChange>
        </w:rPr>
        <w:t>）是京元学院</w:t>
      </w:r>
      <w:r w:rsidRPr="009D3A67">
        <w:rPr>
          <w:rFonts w:ascii="Times New Roman" w:hAnsi="Times New Roman" w:cs="宋体" w:hint="eastAsia"/>
          <w:kern w:val="0"/>
          <w:sz w:val="24"/>
          <w:szCs w:val="24"/>
          <w:rPrChange w:id="907" w:author="Administrator" w:date="2014-08-05T16:54:00Z">
            <w:rPr>
              <w:rFonts w:ascii="Times New Roman" w:hAnsi="Times New Roman" w:cs="宋体" w:hint="eastAsia"/>
              <w:color w:val="0000FF"/>
              <w:kern w:val="0"/>
              <w:sz w:val="24"/>
              <w:szCs w:val="24"/>
            </w:rPr>
          </w:rPrChange>
        </w:rPr>
        <w:t>专门从事空间信息技术（遥感、地理信息系统、卫星导航定位等）及其应用工程技术研究开发的教学、科研单位。</w:t>
      </w:r>
      <w:r w:rsidRPr="009D3A67">
        <w:rPr>
          <w:rFonts w:ascii="Times New Roman" w:hAnsi="Times New Roman" w:hint="eastAsia"/>
          <w:sz w:val="24"/>
          <w:szCs w:val="24"/>
          <w:rPrChange w:id="908" w:author="Administrator" w:date="2014-08-05T16:54:00Z">
            <w:rPr>
              <w:rFonts w:ascii="Times New Roman" w:hAnsi="Times New Roman" w:hint="eastAsia"/>
              <w:color w:val="0000FF"/>
              <w:sz w:val="24"/>
              <w:szCs w:val="24"/>
            </w:rPr>
          </w:rPrChange>
        </w:rPr>
        <w:t>该系面向“数字中国”工程重大需求，依托</w:t>
      </w:r>
      <w:r w:rsidRPr="009D3A67">
        <w:rPr>
          <w:rFonts w:ascii="Times New Roman" w:hAnsi="Times New Roman"/>
          <w:sz w:val="24"/>
          <w:szCs w:val="24"/>
          <w:rPrChange w:id="909"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910" w:author="Administrator" w:date="2014-08-05T16:54:00Z">
            <w:rPr>
              <w:rFonts w:ascii="Times New Roman" w:hAnsi="Times New Roman" w:hint="eastAsia"/>
              <w:color w:val="0000FF"/>
              <w:sz w:val="24"/>
              <w:szCs w:val="24"/>
            </w:rPr>
          </w:rPrChange>
        </w:rPr>
        <w:t>成员单位的优质教育资源和雄厚师资队伍，系统建设空间信息科学技术与工程管理领域学科体系，并形成学科优势。鉴于空间信息工程涉及地理学（资源环境与城乡规划管理</w:t>
      </w:r>
      <w:r w:rsidRPr="009D3A67">
        <w:rPr>
          <w:rFonts w:ascii="Times New Roman" w:hAnsi="Times New Roman"/>
          <w:sz w:val="24"/>
          <w:szCs w:val="24"/>
          <w:rPrChange w:id="911"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912" w:author="Administrator" w:date="2014-08-05T16:54:00Z">
            <w:rPr>
              <w:rFonts w:ascii="Times New Roman" w:hAnsi="Times New Roman" w:hint="eastAsia"/>
              <w:color w:val="0000FF"/>
              <w:sz w:val="24"/>
              <w:szCs w:val="24"/>
            </w:rPr>
          </w:rPrChange>
        </w:rPr>
        <w:t>地理信息系统）、地质学（地球信息科学与技术）、计算机</w:t>
      </w:r>
      <w:r w:rsidRPr="009D3A67">
        <w:rPr>
          <w:rFonts w:ascii="Times New Roman" w:hAnsi="Times New Roman" w:cs="宋体" w:hint="eastAsia"/>
          <w:color w:val="000000"/>
          <w:kern w:val="0"/>
          <w:sz w:val="24"/>
          <w:szCs w:val="24"/>
          <w:rPrChange w:id="913" w:author="Administrator" w:date="2014-08-05T16:54:00Z">
            <w:rPr>
              <w:rFonts w:ascii="Times New Roman" w:hAnsi="Times New Roman" w:cs="宋体" w:hint="eastAsia"/>
              <w:color w:val="000000"/>
              <w:kern w:val="0"/>
              <w:sz w:val="24"/>
            </w:rPr>
          </w:rPrChange>
        </w:rPr>
        <w:t>科学与技术</w:t>
      </w:r>
      <w:r w:rsidRPr="009D3A67">
        <w:rPr>
          <w:rFonts w:ascii="Times New Roman" w:hAnsi="Times New Roman" w:hint="eastAsia"/>
          <w:sz w:val="24"/>
          <w:szCs w:val="24"/>
          <w:rPrChange w:id="914" w:author="Administrator" w:date="2014-08-05T16:54:00Z">
            <w:rPr>
              <w:rFonts w:ascii="Times New Roman" w:hAnsi="Times New Roman" w:hint="eastAsia"/>
              <w:color w:val="0000FF"/>
              <w:sz w:val="24"/>
              <w:szCs w:val="24"/>
            </w:rPr>
          </w:rPrChange>
        </w:rPr>
        <w:t>（空间信息与数字技术</w:t>
      </w:r>
      <w:r w:rsidRPr="009D3A67">
        <w:rPr>
          <w:rFonts w:ascii="Times New Roman" w:hAnsi="Times New Roman" w:cs="宋体" w:hint="eastAsia"/>
          <w:color w:val="000000"/>
          <w:kern w:val="0"/>
          <w:sz w:val="24"/>
          <w:szCs w:val="24"/>
          <w:rPrChange w:id="915" w:author="Administrator" w:date="2014-08-05T16:54:00Z">
            <w:rPr>
              <w:rFonts w:ascii="Times New Roman" w:hAnsi="Times New Roman" w:cs="宋体" w:hint="eastAsia"/>
              <w:color w:val="000000"/>
              <w:kern w:val="0"/>
              <w:sz w:val="24"/>
            </w:rPr>
          </w:rPrChange>
        </w:rPr>
        <w:t>）、</w:t>
      </w:r>
      <w:r w:rsidRPr="009D3A67">
        <w:rPr>
          <w:rFonts w:ascii="Times New Roman" w:hAnsi="Times New Roman" w:hint="eastAsia"/>
          <w:sz w:val="24"/>
          <w:szCs w:val="24"/>
          <w:rPrChange w:id="916" w:author="Administrator" w:date="2014-08-05T16:54:00Z">
            <w:rPr>
              <w:rFonts w:ascii="Times New Roman" w:hAnsi="Times New Roman" w:hint="eastAsia"/>
              <w:color w:val="0000FF"/>
              <w:sz w:val="24"/>
              <w:szCs w:val="24"/>
            </w:rPr>
          </w:rPrChange>
        </w:rPr>
        <w:t>测绘科学与技术</w:t>
      </w:r>
      <w:r w:rsidRPr="009D3A67">
        <w:rPr>
          <w:rFonts w:ascii="Times New Roman" w:hAnsi="Times New Roman" w:cs="宋体" w:hint="eastAsia"/>
          <w:color w:val="000000"/>
          <w:kern w:val="0"/>
          <w:sz w:val="24"/>
          <w:szCs w:val="24"/>
          <w:rPrChange w:id="917" w:author="Administrator" w:date="2014-08-05T16:54:00Z">
            <w:rPr>
              <w:rFonts w:ascii="Times New Roman" w:hAnsi="Times New Roman" w:cs="宋体" w:hint="eastAsia"/>
              <w:color w:val="000000"/>
              <w:kern w:val="0"/>
              <w:sz w:val="24"/>
            </w:rPr>
          </w:rPrChange>
        </w:rPr>
        <w:t>（遥感科学与技术</w:t>
      </w:r>
      <w:r w:rsidRPr="009D3A67">
        <w:rPr>
          <w:rFonts w:ascii="Times New Roman" w:hAnsi="Times New Roman" w:cs="宋体"/>
          <w:color w:val="000000"/>
          <w:kern w:val="0"/>
          <w:sz w:val="24"/>
          <w:szCs w:val="24"/>
          <w:rPrChange w:id="918" w:author="Administrator" w:date="2014-08-05T16:54:00Z">
            <w:rPr>
              <w:rFonts w:ascii="Times New Roman" w:hAnsi="Times New Roman" w:cs="宋体"/>
              <w:color w:val="000000"/>
              <w:kern w:val="0"/>
              <w:sz w:val="24"/>
            </w:rPr>
          </w:rPrChange>
        </w:rPr>
        <w:t>/</w:t>
      </w:r>
      <w:r w:rsidRPr="009D3A67">
        <w:rPr>
          <w:rFonts w:ascii="Times New Roman" w:hAnsi="Times New Roman" w:cs="宋体" w:hint="eastAsia"/>
          <w:color w:val="000000"/>
          <w:kern w:val="0"/>
          <w:sz w:val="24"/>
          <w:szCs w:val="24"/>
          <w:rPrChange w:id="919" w:author="Administrator" w:date="2014-08-05T16:54:00Z">
            <w:rPr>
              <w:rFonts w:ascii="Times New Roman" w:hAnsi="Times New Roman" w:cs="宋体" w:hint="eastAsia"/>
              <w:color w:val="000000"/>
              <w:kern w:val="0"/>
              <w:sz w:val="24"/>
              <w:szCs w:val="24"/>
            </w:rPr>
          </w:rPrChange>
        </w:rPr>
        <w:t>地理信息工程</w:t>
      </w:r>
      <w:r w:rsidRPr="009D3A67">
        <w:rPr>
          <w:rFonts w:ascii="Times New Roman" w:hAnsi="Times New Roman" w:cs="宋体"/>
          <w:color w:val="000000"/>
          <w:kern w:val="0"/>
          <w:sz w:val="24"/>
          <w:szCs w:val="24"/>
          <w:rPrChange w:id="920" w:author="Administrator" w:date="2014-08-05T16:54:00Z">
            <w:rPr>
              <w:rFonts w:ascii="Times New Roman" w:hAnsi="Times New Roman" w:cs="宋体"/>
              <w:color w:val="000000"/>
              <w:kern w:val="0"/>
              <w:sz w:val="24"/>
            </w:rPr>
          </w:rPrChange>
        </w:rPr>
        <w:t>/</w:t>
      </w:r>
      <w:r w:rsidRPr="009D3A67">
        <w:rPr>
          <w:rFonts w:ascii="Times New Roman" w:hAnsi="Times New Roman" w:cs="宋体" w:hint="eastAsia"/>
          <w:color w:val="000000"/>
          <w:kern w:val="0"/>
          <w:sz w:val="24"/>
          <w:szCs w:val="24"/>
          <w:rPrChange w:id="921" w:author="Administrator" w:date="2014-08-05T16:54:00Z">
            <w:rPr>
              <w:rFonts w:ascii="Times New Roman" w:hAnsi="Times New Roman" w:cs="宋体" w:hint="eastAsia"/>
              <w:color w:val="000000"/>
              <w:kern w:val="0"/>
              <w:sz w:val="24"/>
              <w:szCs w:val="24"/>
            </w:rPr>
          </w:rPrChange>
        </w:rPr>
        <w:t>卫星导航与位置服务</w:t>
      </w:r>
      <w:r w:rsidRPr="009D3A67">
        <w:rPr>
          <w:rFonts w:ascii="Times New Roman" w:hAnsi="Times New Roman" w:cs="宋体"/>
          <w:color w:val="000000"/>
          <w:kern w:val="0"/>
          <w:sz w:val="24"/>
          <w:szCs w:val="24"/>
          <w:rPrChange w:id="922" w:author="Administrator" w:date="2014-08-05T16:54:00Z">
            <w:rPr>
              <w:rFonts w:ascii="Times New Roman" w:hAnsi="Times New Roman" w:cs="宋体"/>
              <w:color w:val="000000"/>
              <w:kern w:val="0"/>
              <w:sz w:val="24"/>
            </w:rPr>
          </w:rPrChange>
        </w:rPr>
        <w:t>/</w:t>
      </w:r>
      <w:r w:rsidRPr="009D3A67">
        <w:rPr>
          <w:rFonts w:ascii="Times New Roman" w:hAnsi="Times New Roman" w:cs="宋体" w:hint="eastAsia"/>
          <w:color w:val="000000"/>
          <w:kern w:val="0"/>
          <w:sz w:val="24"/>
          <w:szCs w:val="24"/>
          <w:rPrChange w:id="923" w:author="Administrator" w:date="2014-08-05T16:54:00Z">
            <w:rPr>
              <w:rFonts w:ascii="Times New Roman" w:hAnsi="Times New Roman" w:cs="宋体" w:hint="eastAsia"/>
              <w:color w:val="000000"/>
              <w:kern w:val="0"/>
              <w:sz w:val="24"/>
              <w:szCs w:val="24"/>
            </w:rPr>
          </w:rPrChange>
        </w:rPr>
        <w:t>空间信息集成与服务</w:t>
      </w:r>
      <w:r w:rsidRPr="009D3A67">
        <w:rPr>
          <w:rFonts w:ascii="Times New Roman" w:hAnsi="Times New Roman" w:hint="eastAsia"/>
          <w:sz w:val="24"/>
          <w:szCs w:val="24"/>
          <w:rPrChange w:id="924" w:author="Administrator" w:date="2014-08-05T16:54:00Z">
            <w:rPr>
              <w:rFonts w:ascii="Times New Roman" w:hAnsi="Times New Roman" w:hint="eastAsia"/>
              <w:color w:val="0000FF"/>
              <w:sz w:val="24"/>
            </w:rPr>
          </w:rPrChange>
        </w:rPr>
        <w:t>）等相关学科方向，该系将与本领域相关机构和优势企业紧密合作，重点建设遥感科学与技术（</w:t>
      </w:r>
      <w:r w:rsidRPr="009D3A67">
        <w:rPr>
          <w:rFonts w:ascii="Times New Roman" w:hAnsi="Times New Roman"/>
          <w:sz w:val="24"/>
          <w:szCs w:val="24"/>
          <w:rPrChange w:id="925" w:author="Administrator" w:date="2014-08-05T16:54:00Z">
            <w:rPr>
              <w:rFonts w:ascii="Times New Roman" w:hAnsi="Times New Roman"/>
              <w:color w:val="0000FF"/>
              <w:sz w:val="24"/>
              <w:szCs w:val="24"/>
            </w:rPr>
          </w:rPrChange>
        </w:rPr>
        <w:t>081202</w:t>
      </w:r>
      <w:r w:rsidRPr="009D3A67">
        <w:rPr>
          <w:rFonts w:ascii="Times New Roman" w:hAnsi="Times New Roman" w:hint="eastAsia"/>
          <w:sz w:val="24"/>
          <w:szCs w:val="24"/>
          <w:rPrChange w:id="926" w:author="Administrator" w:date="2014-08-05T16:54:00Z">
            <w:rPr>
              <w:rFonts w:ascii="Times New Roman" w:hAnsi="Times New Roman" w:hint="eastAsia"/>
              <w:color w:val="0000FF"/>
              <w:sz w:val="24"/>
              <w:szCs w:val="24"/>
            </w:rPr>
          </w:rPrChange>
        </w:rPr>
        <w:t>）、地理信息科学（</w:t>
      </w:r>
      <w:r w:rsidRPr="009D3A67">
        <w:rPr>
          <w:rFonts w:ascii="Times New Roman" w:hAnsi="Times New Roman"/>
          <w:sz w:val="24"/>
          <w:szCs w:val="24"/>
          <w:rPrChange w:id="927" w:author="Administrator" w:date="2014-08-05T16:54:00Z">
            <w:rPr>
              <w:rFonts w:ascii="Times New Roman" w:hAnsi="Times New Roman"/>
              <w:color w:val="0000FF"/>
              <w:sz w:val="24"/>
              <w:szCs w:val="24"/>
            </w:rPr>
          </w:rPrChange>
        </w:rPr>
        <w:t>070504</w:t>
      </w:r>
      <w:r w:rsidRPr="009D3A67">
        <w:rPr>
          <w:rFonts w:ascii="Times New Roman" w:hAnsi="Times New Roman" w:hint="eastAsia"/>
          <w:sz w:val="24"/>
          <w:szCs w:val="24"/>
          <w:rPrChange w:id="928" w:author="Administrator" w:date="2014-08-05T16:54:00Z">
            <w:rPr>
              <w:rFonts w:ascii="Times New Roman" w:hAnsi="Times New Roman" w:hint="eastAsia"/>
              <w:color w:val="0000FF"/>
              <w:sz w:val="24"/>
              <w:szCs w:val="24"/>
            </w:rPr>
          </w:rPrChange>
        </w:rPr>
        <w:t>）、导航工程（</w:t>
      </w:r>
      <w:r w:rsidRPr="009D3A67">
        <w:rPr>
          <w:rFonts w:ascii="Times New Roman" w:hAnsi="Times New Roman"/>
          <w:sz w:val="24"/>
          <w:szCs w:val="24"/>
          <w:rPrChange w:id="929" w:author="Administrator" w:date="2014-08-05T16:54:00Z">
            <w:rPr>
              <w:rFonts w:ascii="Times New Roman" w:hAnsi="Times New Roman"/>
              <w:color w:val="0000FF"/>
              <w:sz w:val="24"/>
              <w:szCs w:val="24"/>
            </w:rPr>
          </w:rPrChange>
        </w:rPr>
        <w:t>081203T</w:t>
      </w:r>
      <w:r w:rsidRPr="009D3A67">
        <w:rPr>
          <w:rFonts w:ascii="Times New Roman" w:hAnsi="Times New Roman" w:hint="eastAsia"/>
          <w:sz w:val="24"/>
          <w:szCs w:val="24"/>
          <w:rPrChange w:id="930" w:author="Administrator" w:date="2014-08-05T16:54:00Z">
            <w:rPr>
              <w:rFonts w:ascii="Times New Roman" w:hAnsi="Times New Roman" w:hint="eastAsia"/>
              <w:color w:val="0000FF"/>
              <w:sz w:val="24"/>
              <w:szCs w:val="24"/>
            </w:rPr>
          </w:rPrChange>
        </w:rPr>
        <w:t>）、空间信息与数字技术（</w:t>
      </w:r>
      <w:r w:rsidRPr="009D3A67">
        <w:rPr>
          <w:rFonts w:ascii="Times New Roman" w:hAnsi="Times New Roman"/>
          <w:sz w:val="24"/>
          <w:szCs w:val="24"/>
          <w:rPrChange w:id="931" w:author="Administrator" w:date="2014-08-05T16:54:00Z">
            <w:rPr>
              <w:rFonts w:ascii="Times New Roman" w:hAnsi="Times New Roman"/>
              <w:color w:val="0000FF"/>
              <w:sz w:val="24"/>
              <w:szCs w:val="24"/>
            </w:rPr>
          </w:rPrChange>
        </w:rPr>
        <w:t>080908T</w:t>
      </w:r>
      <w:r w:rsidRPr="009D3A67">
        <w:rPr>
          <w:rFonts w:ascii="Times New Roman" w:hAnsi="Times New Roman" w:hint="eastAsia"/>
          <w:sz w:val="24"/>
          <w:szCs w:val="24"/>
          <w:rPrChange w:id="932" w:author="Administrator" w:date="2014-08-05T16:54:00Z">
            <w:rPr>
              <w:rFonts w:ascii="Times New Roman" w:hAnsi="Times New Roman" w:hint="eastAsia"/>
              <w:color w:val="0000FF"/>
              <w:sz w:val="24"/>
              <w:szCs w:val="24"/>
            </w:rPr>
          </w:rPrChange>
        </w:rPr>
        <w:t>）、空间信息工程与管理等专业。</w:t>
      </w:r>
    </w:p>
    <w:p w:rsidR="00000000" w:rsidRPr="009D3A67" w:rsidRDefault="00F80C10" w:rsidP="009D3A67">
      <w:pPr>
        <w:pStyle w:val="a5"/>
        <w:spacing w:beforeLines="30" w:line="300" w:lineRule="auto"/>
        <w:ind w:firstLine="480"/>
        <w:rPr>
          <w:rFonts w:ascii="Times New Roman" w:hAnsi="Times New Roman"/>
          <w:sz w:val="24"/>
          <w:szCs w:val="24"/>
          <w:rPrChange w:id="933" w:author="Administrator" w:date="2014-08-05T16:54:00Z">
            <w:rPr>
              <w:rFonts w:ascii="Times New Roman" w:hAnsi="Times New Roman"/>
              <w:sz w:val="24"/>
              <w:szCs w:val="24"/>
            </w:rPr>
          </w:rPrChange>
        </w:rPr>
        <w:pPrChange w:id="934"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935" w:author="Administrator" w:date="2014-08-05T16:54:00Z">
            <w:rPr>
              <w:rFonts w:ascii="Times New Roman" w:hAnsi="Times New Roman" w:hint="eastAsia"/>
              <w:color w:val="0000FF"/>
              <w:sz w:val="24"/>
              <w:szCs w:val="24"/>
            </w:rPr>
          </w:rPrChange>
        </w:rPr>
        <w:t>基于空间信息技术所具有的理工结合、军民两用、产学研协同等特色，该学科将重视培养学生扎实而广博的空间信息科学基本知识、基本理论和基本技能，培养学生熟练的空间信息系统开发和应用的能力。该学科适应性强，就业机会多，就业前景十分广阔，毕业生适合到城市与区域规划、建设、资源、环境、国土、旅游、军事、水利、通讯、航空、航天等众多领域的各级政府部门、科研院校、规划设计部门、</w:t>
      </w:r>
      <w:r w:rsidRPr="009D3A67">
        <w:rPr>
          <w:rFonts w:ascii="Times New Roman" w:hAnsi="Times New Roman"/>
          <w:sz w:val="24"/>
          <w:szCs w:val="24"/>
          <w:rPrChange w:id="936" w:author="Administrator" w:date="2014-08-05T16:54:00Z">
            <w:rPr>
              <w:rFonts w:ascii="Times New Roman" w:hAnsi="Times New Roman"/>
              <w:color w:val="0000FF"/>
              <w:sz w:val="24"/>
              <w:szCs w:val="24"/>
            </w:rPr>
          </w:rPrChange>
        </w:rPr>
        <w:t>IT</w:t>
      </w:r>
      <w:r w:rsidRPr="009D3A67">
        <w:rPr>
          <w:rFonts w:ascii="Times New Roman" w:hAnsi="Times New Roman" w:hint="eastAsia"/>
          <w:sz w:val="24"/>
          <w:szCs w:val="24"/>
          <w:rPrChange w:id="937" w:author="Administrator" w:date="2014-08-05T16:54:00Z">
            <w:rPr>
              <w:rFonts w:ascii="Times New Roman" w:hAnsi="Times New Roman" w:hint="eastAsia"/>
              <w:color w:val="0000FF"/>
              <w:sz w:val="24"/>
              <w:szCs w:val="24"/>
            </w:rPr>
          </w:rPrChange>
        </w:rPr>
        <w:t>公司企业从事相关管理、科研、教学、技术开发与应用等工作。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938" w:author="Administrator" w:date="2014-08-05T16:54:00Z">
            <w:rPr>
              <w:rFonts w:ascii="Times New Roman" w:hAnsi="Times New Roman"/>
              <w:sz w:val="24"/>
              <w:szCs w:val="24"/>
            </w:rPr>
          </w:rPrChange>
        </w:rPr>
        <w:pPrChange w:id="939"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940" w:author="Administrator" w:date="2014-08-05T16:54:00Z">
            <w:rPr>
              <w:rFonts w:ascii="Times New Roman" w:hAnsi="Times New Roman" w:hint="eastAsia"/>
              <w:b/>
              <w:color w:val="0000FF"/>
              <w:sz w:val="24"/>
              <w:szCs w:val="24"/>
            </w:rPr>
          </w:rPrChange>
        </w:rPr>
        <w:t>系（院）主任</w:t>
      </w:r>
      <w:bookmarkStart w:id="941" w:name="OLE_LINK1"/>
      <w:r w:rsidRPr="009D3A67">
        <w:rPr>
          <w:rFonts w:ascii="Times New Roman" w:hAnsi="Times New Roman" w:hint="eastAsia"/>
          <w:sz w:val="24"/>
          <w:szCs w:val="24"/>
          <w:rPrChange w:id="942" w:author="Administrator" w:date="2014-08-05T16:54:00Z">
            <w:rPr>
              <w:rFonts w:ascii="Times New Roman" w:hAnsi="Times New Roman" w:hint="eastAsia"/>
              <w:color w:val="0000FF"/>
              <w:sz w:val="24"/>
              <w:szCs w:val="24"/>
            </w:rPr>
          </w:rPrChange>
        </w:rPr>
        <w:t>：苗放（北京大学数字中国研究院学术委员、政策与战略研究中心副主任，成都理工大学空间信息技术研究所所长、遥感与地理信息系统研究所副所长、教授）</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943" w:author="Administrator" w:date="2014-08-05T16:54:00Z">
            <w:rPr>
              <w:rFonts w:ascii="Times New Roman" w:hAnsi="Times New Roman"/>
              <w:sz w:val="24"/>
              <w:szCs w:val="24"/>
            </w:rPr>
          </w:rPrChange>
        </w:rPr>
        <w:pPrChange w:id="944"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945"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946" w:author="Administrator" w:date="2014-08-05T16:54:00Z">
            <w:rPr>
              <w:rFonts w:ascii="Times New Roman" w:hAnsi="Times New Roman" w:hint="eastAsia"/>
              <w:color w:val="0000FF"/>
              <w:sz w:val="24"/>
              <w:szCs w:val="24"/>
            </w:rPr>
          </w:rPrChange>
        </w:rPr>
        <w:t>：邬伦（北京大学数字中国研究院副院长、教授，联合国</w:t>
      </w:r>
      <w:r w:rsidRPr="009D3A67">
        <w:rPr>
          <w:sz w:val="24"/>
          <w:szCs w:val="24"/>
          <w:rPrChange w:id="947" w:author="Administrator" w:date="2014-08-05T16:54:00Z">
            <w:rPr>
              <w:rFonts w:ascii="Times New Roman" w:hAnsi="Times New Roman"/>
              <w:color w:val="0000FF"/>
              <w:szCs w:val="24"/>
            </w:rPr>
          </w:rPrChange>
        </w:rPr>
        <w:fldChar w:fldCharType="begin"/>
      </w:r>
      <w:r w:rsidRPr="009D3A67">
        <w:rPr>
          <w:sz w:val="24"/>
          <w:szCs w:val="24"/>
          <w:rPrChange w:id="948" w:author="Administrator" w:date="2014-08-05T16:54:00Z">
            <w:rPr>
              <w:rFonts w:ascii="Times New Roman" w:hAnsi="Times New Roman"/>
              <w:color w:val="0000FF"/>
              <w:szCs w:val="24"/>
            </w:rPr>
          </w:rPrChange>
        </w:rPr>
        <w:instrText>HYPERLINK "http://baike.baidu.com/view/2326873.htm" \t "_blank"</w:instrText>
      </w:r>
      <w:r w:rsidRPr="009D3A67">
        <w:rPr>
          <w:sz w:val="24"/>
          <w:szCs w:val="24"/>
          <w:rPrChange w:id="949" w:author="Administrator" w:date="2014-08-05T16:54:00Z">
            <w:rPr>
              <w:rFonts w:ascii="Times New Roman" w:hAnsi="Times New Roman"/>
              <w:color w:val="0000FF"/>
              <w:szCs w:val="24"/>
            </w:rPr>
          </w:rPrChange>
        </w:rPr>
        <w:fldChar w:fldCharType="separate"/>
      </w:r>
      <w:r w:rsidRPr="009D3A67">
        <w:rPr>
          <w:rFonts w:ascii="Times New Roman" w:hAnsi="Times New Roman" w:hint="eastAsia"/>
          <w:sz w:val="24"/>
          <w:szCs w:val="24"/>
          <w:rPrChange w:id="950" w:author="Administrator" w:date="2014-08-05T16:54:00Z">
            <w:rPr>
              <w:rFonts w:ascii="Times New Roman" w:hAnsi="Times New Roman" w:hint="eastAsia"/>
              <w:color w:val="0000FF"/>
              <w:sz w:val="24"/>
              <w:szCs w:val="24"/>
            </w:rPr>
          </w:rPrChange>
        </w:rPr>
        <w:t>国际粮农组织</w:t>
      </w:r>
      <w:r w:rsidRPr="009D3A67">
        <w:rPr>
          <w:sz w:val="24"/>
          <w:szCs w:val="24"/>
          <w:rPrChange w:id="951" w:author="Administrator" w:date="2014-08-05T16:54:00Z">
            <w:rPr>
              <w:rFonts w:ascii="Times New Roman" w:hAnsi="Times New Roman"/>
              <w:color w:val="0000FF"/>
              <w:szCs w:val="24"/>
            </w:rPr>
          </w:rPrChange>
        </w:rPr>
        <w:fldChar w:fldCharType="end"/>
      </w:r>
      <w:r w:rsidRPr="009D3A67">
        <w:rPr>
          <w:rFonts w:ascii="Times New Roman" w:hAnsi="Times New Roman"/>
          <w:sz w:val="24"/>
          <w:szCs w:val="24"/>
          <w:rPrChange w:id="952" w:author="Administrator" w:date="2014-08-05T16:54:00Z">
            <w:rPr>
              <w:rFonts w:ascii="Times New Roman" w:hAnsi="Times New Roman"/>
              <w:color w:val="0000FF"/>
              <w:sz w:val="24"/>
              <w:szCs w:val="24"/>
            </w:rPr>
          </w:rPrChange>
        </w:rPr>
        <w:t>GIS</w:t>
      </w:r>
      <w:r w:rsidRPr="009D3A67">
        <w:rPr>
          <w:rFonts w:ascii="Times New Roman" w:hAnsi="Times New Roman" w:hint="eastAsia"/>
          <w:sz w:val="24"/>
          <w:szCs w:val="24"/>
          <w:rPrChange w:id="953" w:author="Administrator" w:date="2014-08-05T16:54:00Z">
            <w:rPr>
              <w:rFonts w:ascii="Times New Roman" w:hAnsi="Times New Roman" w:hint="eastAsia"/>
              <w:color w:val="0000FF"/>
              <w:sz w:val="24"/>
              <w:szCs w:val="24"/>
            </w:rPr>
          </w:rPrChange>
        </w:rPr>
        <w:t>顾问、国土资源部信息化专家委员会顾问）</w:t>
      </w:r>
    </w:p>
    <w:bookmarkEnd w:id="941"/>
    <w:p w:rsidR="00000000"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954" w:author="Administrator" w:date="2014-08-05T16:54:00Z">
            <w:rPr>
              <w:rFonts w:ascii="Times New Roman" w:hAnsi="ˎ̥"/>
              <w:b/>
              <w:sz w:val="28"/>
              <w:szCs w:val="28"/>
              <w:shd w:val="clear" w:color="auto" w:fill="CCFFCC"/>
            </w:rPr>
          </w:rPrChange>
        </w:rPr>
        <w:pPrChange w:id="955" w:author="Administrator" w:date="2014-08-05T16:54:00Z">
          <w:pPr>
            <w:pStyle w:val="a5"/>
            <w:spacing w:beforeLines="30" w:line="300" w:lineRule="auto"/>
            <w:ind w:firstLine="562"/>
          </w:pPr>
        </w:pPrChange>
      </w:pPr>
      <w:r w:rsidRPr="009D3A67">
        <w:rPr>
          <w:rFonts w:ascii="Times New Roman" w:hAnsi="ˎ̥"/>
          <w:b/>
          <w:sz w:val="24"/>
          <w:szCs w:val="24"/>
          <w:shd w:val="clear" w:color="auto" w:fill="CCFFCC"/>
          <w:rPrChange w:id="956" w:author="Administrator" w:date="2014-08-05T16:54:00Z">
            <w:rPr>
              <w:rFonts w:ascii="Times New Roman" w:hAnsi="ˎ̥"/>
              <w:b/>
              <w:color w:val="0000FF"/>
              <w:sz w:val="28"/>
              <w:szCs w:val="24"/>
              <w:shd w:val="clear" w:color="auto" w:fill="CCFFCC"/>
            </w:rPr>
          </w:rPrChange>
        </w:rPr>
        <w:t>GIST02-</w:t>
      </w:r>
      <w:r w:rsidRPr="009D3A67">
        <w:rPr>
          <w:rFonts w:ascii="Times New Roman" w:hAnsi="ˎ̥" w:hint="eastAsia"/>
          <w:b/>
          <w:sz w:val="24"/>
          <w:szCs w:val="24"/>
          <w:shd w:val="clear" w:color="auto" w:fill="CCFFCC"/>
          <w:rPrChange w:id="957" w:author="Administrator" w:date="2014-08-05T16:54:00Z">
            <w:rPr>
              <w:rFonts w:ascii="Times New Roman" w:hAnsi="ˎ̥" w:hint="eastAsia"/>
              <w:b/>
              <w:color w:val="0000FF"/>
              <w:sz w:val="28"/>
              <w:szCs w:val="24"/>
              <w:shd w:val="clear" w:color="auto" w:fill="CCFFCC"/>
            </w:rPr>
          </w:rPrChange>
        </w:rPr>
        <w:t>电子信息技术系</w:t>
      </w:r>
    </w:p>
    <w:p w:rsidR="00000000" w:rsidRPr="009D3A67" w:rsidRDefault="00F80C10" w:rsidP="009D3A67">
      <w:pPr>
        <w:pStyle w:val="a5"/>
        <w:spacing w:beforeLines="30" w:line="300" w:lineRule="auto"/>
        <w:ind w:firstLine="480"/>
        <w:rPr>
          <w:rFonts w:ascii="Times New Roman" w:hAnsi="Times New Roman"/>
          <w:sz w:val="24"/>
          <w:szCs w:val="24"/>
          <w:rPrChange w:id="958" w:author="Administrator" w:date="2014-08-05T16:54:00Z">
            <w:rPr>
              <w:rFonts w:ascii="Times New Roman" w:hAnsi="Times New Roman"/>
              <w:sz w:val="24"/>
              <w:szCs w:val="24"/>
            </w:rPr>
          </w:rPrChange>
        </w:rPr>
        <w:pPrChange w:id="959"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960" w:author="Administrator" w:date="2014-08-05T16:54:00Z">
            <w:rPr>
              <w:rFonts w:ascii="Times New Roman" w:hAnsi="Times New Roman" w:hint="eastAsia"/>
              <w:color w:val="0000FF"/>
              <w:sz w:val="24"/>
              <w:szCs w:val="24"/>
            </w:rPr>
          </w:rPrChange>
        </w:rPr>
        <w:t>电子信息行业在国民经济中占有十分重要的地位。随着国民经济的高速发展，将促使信息产业的更快发展，电子信息行业是发展最快的行业。电子信息技术已经渗透</w:t>
      </w:r>
      <w:r w:rsidRPr="009D3A67">
        <w:rPr>
          <w:rFonts w:ascii="Times New Roman" w:hAnsi="Times New Roman" w:hint="eastAsia"/>
          <w:sz w:val="24"/>
          <w:szCs w:val="24"/>
          <w:rPrChange w:id="961" w:author="Administrator" w:date="2014-08-05T16:54:00Z">
            <w:rPr>
              <w:rFonts w:ascii="Times New Roman" w:hAnsi="Times New Roman" w:hint="eastAsia"/>
              <w:color w:val="0000FF"/>
              <w:sz w:val="24"/>
              <w:szCs w:val="24"/>
            </w:rPr>
          </w:rPrChange>
        </w:rPr>
        <w:lastRenderedPageBreak/>
        <w:t>到人们生产和生活的各个领域。该技术的发展趋势是进一步以计算机技术和微电子器件为依托，从模拟向数字全面过渡。信息的产生与处理、发送与传输、接收与处理、终端的显示与执行等全面进入数字化。由此诞生了各种新器件、新技术、新工艺、新材料与新方法。电子信息行业处于技术最前沿，该行业对人才的需求无论从数量上还是层次上都将更大、更高。</w:t>
      </w:r>
    </w:p>
    <w:p w:rsidR="00000000" w:rsidRPr="009D3A67" w:rsidRDefault="00F80C10" w:rsidP="009D3A67">
      <w:pPr>
        <w:pStyle w:val="a5"/>
        <w:spacing w:beforeLines="30" w:line="300" w:lineRule="auto"/>
        <w:ind w:firstLine="480"/>
        <w:rPr>
          <w:rFonts w:ascii="Times New Roman" w:hAnsi="Times New Roman"/>
          <w:sz w:val="24"/>
          <w:szCs w:val="24"/>
          <w:rPrChange w:id="962" w:author="Administrator" w:date="2014-08-05T16:54:00Z">
            <w:rPr>
              <w:rFonts w:ascii="Times New Roman" w:hAnsi="Times New Roman"/>
              <w:sz w:val="24"/>
              <w:szCs w:val="24"/>
            </w:rPr>
          </w:rPrChange>
        </w:rPr>
        <w:pPrChange w:id="963"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964" w:author="Administrator" w:date="2014-08-05T16:54:00Z">
            <w:rPr>
              <w:rFonts w:ascii="Times New Roman" w:hAnsi="Times New Roman" w:hint="eastAsia"/>
              <w:color w:val="0000FF"/>
              <w:sz w:val="24"/>
              <w:szCs w:val="24"/>
            </w:rPr>
          </w:rPrChange>
        </w:rPr>
        <w:t>电子信息技术系（</w:t>
      </w:r>
      <w:r w:rsidRPr="009D3A67">
        <w:rPr>
          <w:rFonts w:ascii="Times New Roman" w:hAnsi="Times New Roman"/>
          <w:sz w:val="24"/>
          <w:szCs w:val="24"/>
          <w:rPrChange w:id="965" w:author="Administrator" w:date="2014-08-05T16:54:00Z">
            <w:rPr>
              <w:rFonts w:ascii="Times New Roman" w:hAnsi="Times New Roman"/>
              <w:color w:val="0000FF"/>
              <w:sz w:val="24"/>
              <w:szCs w:val="24"/>
            </w:rPr>
          </w:rPrChange>
        </w:rPr>
        <w:t>Department of Electronic Engineering and Computer Science</w:t>
      </w:r>
      <w:r w:rsidRPr="009D3A67">
        <w:rPr>
          <w:rFonts w:ascii="Times New Roman" w:hAnsi="Times New Roman" w:hint="eastAsia"/>
          <w:sz w:val="24"/>
          <w:szCs w:val="24"/>
          <w:rPrChange w:id="966" w:author="Administrator" w:date="2014-08-05T16:54:00Z">
            <w:rPr>
              <w:rFonts w:ascii="Times New Roman" w:hAnsi="Times New Roman" w:hint="eastAsia"/>
              <w:color w:val="0000FF"/>
              <w:sz w:val="24"/>
              <w:szCs w:val="24"/>
            </w:rPr>
          </w:rPrChange>
        </w:rPr>
        <w:t>）是京元学院</w:t>
      </w:r>
      <w:r w:rsidRPr="009D3A67">
        <w:rPr>
          <w:rFonts w:ascii="Times New Roman" w:hAnsi="Times New Roman" w:cs="宋体" w:hint="eastAsia"/>
          <w:kern w:val="0"/>
          <w:sz w:val="24"/>
          <w:szCs w:val="24"/>
          <w:rPrChange w:id="967" w:author="Administrator" w:date="2014-08-05T16:54:00Z">
            <w:rPr>
              <w:rFonts w:ascii="Times New Roman" w:hAnsi="Times New Roman" w:cs="宋体" w:hint="eastAsia"/>
              <w:color w:val="0000FF"/>
              <w:kern w:val="0"/>
              <w:sz w:val="24"/>
              <w:szCs w:val="24"/>
            </w:rPr>
          </w:rPrChange>
        </w:rPr>
        <w:t>专门从事电子与计算机科学研究、信息技术开发、工程服务、人才培养等工作的教学、科研单位。</w:t>
      </w:r>
      <w:r w:rsidRPr="009D3A67">
        <w:rPr>
          <w:rFonts w:ascii="Times New Roman" w:hAnsi="Times New Roman" w:hint="eastAsia"/>
          <w:sz w:val="24"/>
          <w:szCs w:val="24"/>
          <w:rPrChange w:id="968" w:author="Administrator" w:date="2014-08-05T16:54:00Z">
            <w:rPr>
              <w:rFonts w:ascii="Times New Roman" w:hAnsi="Times New Roman" w:hint="eastAsia"/>
              <w:color w:val="0000FF"/>
              <w:sz w:val="24"/>
              <w:szCs w:val="24"/>
            </w:rPr>
          </w:rPrChange>
        </w:rPr>
        <w:t>该系面向“数字中国”工程重大需求，依托</w:t>
      </w:r>
      <w:r w:rsidRPr="009D3A67">
        <w:rPr>
          <w:rFonts w:ascii="Times New Roman" w:hAnsi="Times New Roman"/>
          <w:sz w:val="24"/>
          <w:szCs w:val="24"/>
          <w:rPrChange w:id="969"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970" w:author="Administrator" w:date="2014-08-05T16:54:00Z">
            <w:rPr>
              <w:rFonts w:ascii="Times New Roman" w:hAnsi="Times New Roman" w:hint="eastAsia"/>
              <w:color w:val="0000FF"/>
              <w:sz w:val="24"/>
              <w:szCs w:val="24"/>
            </w:rPr>
          </w:rPrChange>
        </w:rPr>
        <w:t>成员单位的优质教育资源和雄厚师资队伍，系统建设电子信息工程领域学科体系。该系将与本领域相关机构和优势企业紧密合作，重点建设电子信息工程（</w:t>
      </w:r>
      <w:r w:rsidRPr="009D3A67">
        <w:rPr>
          <w:rFonts w:ascii="Times New Roman" w:hAnsi="Times New Roman"/>
          <w:sz w:val="24"/>
          <w:szCs w:val="24"/>
          <w:rPrChange w:id="971" w:author="Administrator" w:date="2014-08-05T16:54:00Z">
            <w:rPr>
              <w:rFonts w:ascii="Times New Roman" w:hAnsi="Times New Roman"/>
              <w:color w:val="0000FF"/>
              <w:sz w:val="24"/>
              <w:szCs w:val="24"/>
            </w:rPr>
          </w:rPrChange>
        </w:rPr>
        <w:t>080701</w:t>
      </w:r>
      <w:r w:rsidRPr="009D3A67">
        <w:rPr>
          <w:rFonts w:ascii="Times New Roman" w:hAnsi="Times New Roman" w:hint="eastAsia"/>
          <w:sz w:val="24"/>
          <w:szCs w:val="24"/>
          <w:rPrChange w:id="972" w:author="Administrator" w:date="2014-08-05T16:54:00Z">
            <w:rPr>
              <w:rFonts w:ascii="Times New Roman" w:hAnsi="Times New Roman" w:hint="eastAsia"/>
              <w:color w:val="0000FF"/>
              <w:sz w:val="24"/>
              <w:szCs w:val="24"/>
            </w:rPr>
          </w:rPrChange>
        </w:rPr>
        <w:t>）、通信工程（</w:t>
      </w:r>
      <w:r w:rsidRPr="009D3A67">
        <w:rPr>
          <w:rFonts w:ascii="Times New Roman" w:hAnsi="Times New Roman"/>
          <w:sz w:val="24"/>
          <w:szCs w:val="24"/>
          <w:rPrChange w:id="973" w:author="Administrator" w:date="2014-08-05T16:54:00Z">
            <w:rPr>
              <w:rFonts w:ascii="Times New Roman" w:hAnsi="Times New Roman"/>
              <w:color w:val="0000FF"/>
              <w:sz w:val="24"/>
              <w:szCs w:val="24"/>
            </w:rPr>
          </w:rPrChange>
        </w:rPr>
        <w:t>080703</w:t>
      </w:r>
      <w:r w:rsidRPr="009D3A67">
        <w:rPr>
          <w:rFonts w:ascii="Times New Roman" w:hAnsi="Times New Roman" w:hint="eastAsia"/>
          <w:sz w:val="24"/>
          <w:szCs w:val="24"/>
          <w:rPrChange w:id="974" w:author="Administrator" w:date="2014-08-05T16:54:00Z">
            <w:rPr>
              <w:rFonts w:ascii="Times New Roman" w:hAnsi="Times New Roman" w:hint="eastAsia"/>
              <w:color w:val="0000FF"/>
              <w:sz w:val="24"/>
              <w:szCs w:val="24"/>
            </w:rPr>
          </w:rPrChange>
        </w:rPr>
        <w:t>）、信息工程（</w:t>
      </w:r>
      <w:r w:rsidRPr="009D3A67">
        <w:rPr>
          <w:rFonts w:ascii="Times New Roman" w:hAnsi="Times New Roman"/>
          <w:sz w:val="24"/>
          <w:szCs w:val="24"/>
          <w:rPrChange w:id="975" w:author="Administrator" w:date="2014-08-05T16:54:00Z">
            <w:rPr>
              <w:rFonts w:ascii="Times New Roman" w:hAnsi="Times New Roman"/>
              <w:color w:val="0000FF"/>
              <w:sz w:val="24"/>
              <w:szCs w:val="24"/>
            </w:rPr>
          </w:rPrChange>
        </w:rPr>
        <w:t>080706</w:t>
      </w:r>
      <w:r w:rsidRPr="009D3A67">
        <w:rPr>
          <w:rFonts w:ascii="Times New Roman" w:hAnsi="Times New Roman" w:hint="eastAsia"/>
          <w:sz w:val="24"/>
          <w:szCs w:val="24"/>
          <w:rPrChange w:id="976" w:author="Administrator" w:date="2014-08-05T16:54:00Z">
            <w:rPr>
              <w:rFonts w:ascii="Times New Roman" w:hAnsi="Times New Roman" w:hint="eastAsia"/>
              <w:color w:val="0000FF"/>
              <w:sz w:val="24"/>
              <w:szCs w:val="24"/>
            </w:rPr>
          </w:rPrChange>
        </w:rPr>
        <w:t>）、物联网工程（</w:t>
      </w:r>
      <w:r w:rsidRPr="009D3A67">
        <w:rPr>
          <w:rFonts w:ascii="Times New Roman" w:hAnsi="Times New Roman"/>
          <w:sz w:val="24"/>
          <w:szCs w:val="24"/>
          <w:rPrChange w:id="977" w:author="Administrator" w:date="2014-08-05T16:54:00Z">
            <w:rPr>
              <w:rFonts w:ascii="Times New Roman" w:hAnsi="Times New Roman"/>
              <w:color w:val="0000FF"/>
              <w:sz w:val="24"/>
              <w:szCs w:val="24"/>
            </w:rPr>
          </w:rPrChange>
        </w:rPr>
        <w:t>080905</w:t>
      </w:r>
      <w:r w:rsidRPr="009D3A67">
        <w:rPr>
          <w:rFonts w:ascii="Times New Roman" w:hAnsi="Times New Roman" w:hint="eastAsia"/>
          <w:sz w:val="24"/>
          <w:szCs w:val="24"/>
          <w:rPrChange w:id="978" w:author="Administrator" w:date="2014-08-05T16:54:00Z">
            <w:rPr>
              <w:rFonts w:ascii="Times New Roman" w:hAnsi="Times New Roman" w:hint="eastAsia"/>
              <w:color w:val="0000FF"/>
              <w:sz w:val="24"/>
              <w:szCs w:val="24"/>
            </w:rPr>
          </w:rPrChange>
        </w:rPr>
        <w:t>）等专业，并形成学科优势。</w:t>
      </w:r>
    </w:p>
    <w:p w:rsidR="00000000" w:rsidRPr="009D3A67" w:rsidRDefault="00F80C10" w:rsidP="009D3A67">
      <w:pPr>
        <w:pStyle w:val="a5"/>
        <w:spacing w:beforeLines="30" w:line="300" w:lineRule="auto"/>
        <w:ind w:firstLine="480"/>
        <w:rPr>
          <w:rFonts w:ascii="Times New Roman" w:hAnsi="Times New Roman"/>
          <w:sz w:val="24"/>
          <w:szCs w:val="24"/>
          <w:rPrChange w:id="979" w:author="Administrator" w:date="2014-08-05T16:54:00Z">
            <w:rPr>
              <w:rFonts w:ascii="Times New Roman" w:hAnsi="Times New Roman"/>
              <w:sz w:val="24"/>
              <w:szCs w:val="24"/>
            </w:rPr>
          </w:rPrChange>
        </w:rPr>
        <w:pPrChange w:id="980"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981" w:author="Administrator" w:date="2014-08-05T16:54:00Z">
            <w:rPr>
              <w:rFonts w:ascii="Times New Roman" w:hAnsi="Times New Roman" w:hint="eastAsia"/>
              <w:color w:val="0000FF"/>
              <w:sz w:val="24"/>
              <w:szCs w:val="24"/>
            </w:rPr>
          </w:rPrChange>
        </w:rPr>
        <w:t>毕业生将较系统地掌握本专业领域的基础理论知识，适应电子和信息工程方面广泛的工作范围；掌握电子电路的基本理论和实验技术，具备分析和设计电子设备的基本能力；掌握信息获取、处理的基本理论和应用的一般方法，具有设计、集成、应用及计算机模拟信息系统的基本能力；了解电子设备和信息系统的理论前沿，具有研究、开发新系统、新技术的初步能力。该学科适应性强，就业机会多，就业前景十分广阔，毕业生适合到水利、资源、环境、国土、旅游、军事、水利、通讯、航空、航天等众多领域各级政府部门的信息中心、科研院校、</w:t>
      </w:r>
      <w:r w:rsidRPr="009D3A67">
        <w:rPr>
          <w:rFonts w:ascii="Times New Roman" w:hAnsi="Times New Roman"/>
          <w:sz w:val="24"/>
          <w:szCs w:val="24"/>
          <w:rPrChange w:id="982" w:author="Administrator" w:date="2014-08-05T16:54:00Z">
            <w:rPr>
              <w:rFonts w:ascii="Times New Roman" w:hAnsi="Times New Roman"/>
              <w:color w:val="0000FF"/>
              <w:sz w:val="24"/>
              <w:szCs w:val="24"/>
            </w:rPr>
          </w:rPrChange>
        </w:rPr>
        <w:t>IT</w:t>
      </w:r>
      <w:r w:rsidRPr="009D3A67">
        <w:rPr>
          <w:rFonts w:ascii="Times New Roman" w:hAnsi="Times New Roman" w:hint="eastAsia"/>
          <w:sz w:val="24"/>
          <w:szCs w:val="24"/>
          <w:rPrChange w:id="983" w:author="Administrator" w:date="2014-08-05T16:54:00Z">
            <w:rPr>
              <w:rFonts w:ascii="Times New Roman" w:hAnsi="Times New Roman" w:hint="eastAsia"/>
              <w:color w:val="0000FF"/>
              <w:sz w:val="24"/>
              <w:szCs w:val="24"/>
            </w:rPr>
          </w:rPrChange>
        </w:rPr>
        <w:t>公司企业从事相关管理、科研、教学、技术开发与应用等工作。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984" w:author="Administrator" w:date="2014-08-05T16:54:00Z">
            <w:rPr>
              <w:rFonts w:ascii="Times New Roman" w:hAnsi="Times New Roman"/>
              <w:sz w:val="24"/>
              <w:szCs w:val="24"/>
            </w:rPr>
          </w:rPrChange>
        </w:rPr>
        <w:pPrChange w:id="985"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986"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987" w:author="Administrator" w:date="2014-08-05T16:54:00Z">
            <w:rPr>
              <w:rFonts w:ascii="Times New Roman" w:hAnsi="Times New Roman" w:hint="eastAsia"/>
              <w:color w:val="0000FF"/>
              <w:sz w:val="24"/>
              <w:szCs w:val="24"/>
            </w:rPr>
          </w:rPrChange>
        </w:rPr>
        <w:t>：邓中亮（北京邮电大学工程技术转移中心主任、教授，北邮网络产业研究院常务副院长，教育部</w:t>
      </w:r>
      <w:r w:rsidRPr="009D3A67">
        <w:rPr>
          <w:rFonts w:ascii="Times New Roman" w:hAnsi="Times New Roman"/>
          <w:sz w:val="24"/>
          <w:szCs w:val="24"/>
          <w:rPrChange w:id="988" w:author="Administrator" w:date="2014-08-05T16:54:00Z">
            <w:rPr>
              <w:rFonts w:ascii="Times New Roman" w:hAnsi="Times New Roman"/>
              <w:color w:val="0000FF"/>
              <w:sz w:val="24"/>
              <w:szCs w:val="24"/>
            </w:rPr>
          </w:rPrChange>
        </w:rPr>
        <w:t>JCOG</w:t>
      </w:r>
      <w:r w:rsidRPr="009D3A67">
        <w:rPr>
          <w:rFonts w:ascii="Times New Roman" w:hAnsi="Times New Roman" w:hint="eastAsia"/>
          <w:sz w:val="24"/>
          <w:szCs w:val="24"/>
          <w:rPrChange w:id="989" w:author="Administrator" w:date="2014-08-05T16:54:00Z">
            <w:rPr>
              <w:rFonts w:ascii="Times New Roman" w:hAnsi="Times New Roman" w:hint="eastAsia"/>
              <w:color w:val="0000FF"/>
              <w:sz w:val="24"/>
              <w:szCs w:val="24"/>
            </w:rPr>
          </w:rPrChange>
        </w:rPr>
        <w:t>信号体制与通信研究中心主任）</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990" w:author="Administrator" w:date="2014-08-05T16:54:00Z">
            <w:rPr>
              <w:rFonts w:ascii="Times New Roman" w:hAnsi="Times New Roman"/>
              <w:sz w:val="24"/>
              <w:szCs w:val="24"/>
            </w:rPr>
          </w:rPrChange>
        </w:rPr>
        <w:pPrChange w:id="991" w:author="Administrator" w:date="2014-08-05T16:54:00Z">
          <w:pPr>
            <w:pStyle w:val="a5"/>
            <w:spacing w:beforeLines="30" w:line="300" w:lineRule="auto"/>
            <w:ind w:leftChars="529" w:left="2978" w:hangingChars="775" w:hanging="1867"/>
          </w:pPr>
        </w:pPrChange>
      </w:pPr>
      <w:bookmarkStart w:id="992" w:name="OLE_LINK2"/>
      <w:r w:rsidRPr="009D3A67">
        <w:rPr>
          <w:rFonts w:ascii="Times New Roman" w:hAnsi="Times New Roman" w:hint="eastAsia"/>
          <w:b/>
          <w:sz w:val="24"/>
          <w:szCs w:val="24"/>
          <w:rPrChange w:id="993"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994" w:author="Administrator" w:date="2014-08-05T16:54:00Z">
            <w:rPr>
              <w:rFonts w:ascii="Times New Roman" w:hAnsi="Times New Roman" w:hint="eastAsia"/>
              <w:color w:val="0000FF"/>
              <w:sz w:val="24"/>
              <w:szCs w:val="24"/>
            </w:rPr>
          </w:rPrChange>
        </w:rPr>
        <w:t>：陆明泉</w:t>
      </w:r>
      <w:bookmarkEnd w:id="992"/>
      <w:r w:rsidRPr="009D3A67">
        <w:rPr>
          <w:rFonts w:ascii="Times New Roman" w:hAnsi="Times New Roman" w:hint="eastAsia"/>
          <w:sz w:val="24"/>
          <w:szCs w:val="24"/>
          <w:rPrChange w:id="995" w:author="Administrator" w:date="2014-08-05T16:54:00Z">
            <w:rPr>
              <w:rFonts w:ascii="Times New Roman" w:hAnsi="Times New Roman" w:hint="eastAsia"/>
              <w:color w:val="0000FF"/>
              <w:sz w:val="24"/>
              <w:szCs w:val="24"/>
            </w:rPr>
          </w:rPrChange>
        </w:rPr>
        <w:t>（清华大学信息科学技术学院教授，教育部</w:t>
      </w:r>
      <w:r w:rsidRPr="009D3A67">
        <w:rPr>
          <w:rFonts w:ascii="Times New Roman" w:hAnsi="Times New Roman"/>
          <w:sz w:val="24"/>
          <w:szCs w:val="24"/>
          <w:rPrChange w:id="996" w:author="Administrator" w:date="2014-08-05T16:54:00Z">
            <w:rPr>
              <w:rFonts w:ascii="Times New Roman" w:hAnsi="Times New Roman"/>
              <w:color w:val="0000FF"/>
              <w:sz w:val="24"/>
              <w:szCs w:val="24"/>
            </w:rPr>
          </w:rPrChange>
        </w:rPr>
        <w:t>JCOG</w:t>
      </w:r>
      <w:r w:rsidRPr="009D3A67">
        <w:rPr>
          <w:rFonts w:ascii="Times New Roman" w:hAnsi="Times New Roman" w:hint="eastAsia"/>
          <w:sz w:val="24"/>
          <w:szCs w:val="24"/>
          <w:rPrChange w:id="997" w:author="Administrator" w:date="2014-08-05T16:54:00Z">
            <w:rPr>
              <w:rFonts w:ascii="Times New Roman" w:hAnsi="Times New Roman" w:hint="eastAsia"/>
              <w:color w:val="0000FF"/>
              <w:sz w:val="24"/>
              <w:szCs w:val="24"/>
            </w:rPr>
          </w:rPrChange>
        </w:rPr>
        <w:t>导航芯片与接收机研究中心主任）</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998" w:author="Administrator" w:date="2014-08-05T16:54:00Z">
            <w:rPr>
              <w:rFonts w:ascii="Times New Roman" w:hAnsi="ˎ̥"/>
              <w:b/>
              <w:sz w:val="28"/>
              <w:szCs w:val="28"/>
              <w:shd w:val="clear" w:color="auto" w:fill="CCFFCC"/>
            </w:rPr>
          </w:rPrChange>
        </w:rPr>
        <w:pPrChange w:id="999"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000" w:author="Administrator" w:date="2014-08-05T16:54:00Z">
            <w:rPr>
              <w:rFonts w:ascii="Times New Roman" w:hAnsi="ˎ̥"/>
              <w:b/>
              <w:color w:val="0000FF"/>
              <w:sz w:val="28"/>
              <w:szCs w:val="24"/>
              <w:shd w:val="clear" w:color="auto" w:fill="CCFFCC"/>
            </w:rPr>
          </w:rPrChange>
        </w:rPr>
        <w:t>GIST03-</w:t>
      </w:r>
      <w:r w:rsidRPr="009D3A67">
        <w:rPr>
          <w:rFonts w:ascii="Times New Roman" w:hAnsi="ˎ̥" w:hint="eastAsia"/>
          <w:b/>
          <w:sz w:val="24"/>
          <w:szCs w:val="24"/>
          <w:shd w:val="clear" w:color="auto" w:fill="CCFFCC"/>
          <w:rPrChange w:id="1001" w:author="Administrator" w:date="2014-08-05T16:54:00Z">
            <w:rPr>
              <w:rFonts w:ascii="Times New Roman" w:hAnsi="ˎ̥" w:hint="eastAsia"/>
              <w:b/>
              <w:color w:val="0000FF"/>
              <w:sz w:val="28"/>
              <w:szCs w:val="24"/>
              <w:shd w:val="clear" w:color="auto" w:fill="CCFFCC"/>
            </w:rPr>
          </w:rPrChange>
        </w:rPr>
        <w:t>数字水利工程系</w:t>
      </w:r>
    </w:p>
    <w:p w:rsidR="00000000" w:rsidRPr="009D3A67" w:rsidRDefault="00F80C10" w:rsidP="009D3A67">
      <w:pPr>
        <w:pStyle w:val="a5"/>
        <w:spacing w:beforeLines="30" w:line="300" w:lineRule="auto"/>
        <w:ind w:firstLine="480"/>
        <w:rPr>
          <w:rFonts w:ascii="Times New Roman" w:hAnsi="Times New Roman"/>
          <w:sz w:val="24"/>
          <w:szCs w:val="24"/>
          <w:rPrChange w:id="1002" w:author="Administrator" w:date="2014-08-05T16:54:00Z">
            <w:rPr>
              <w:rFonts w:ascii="Times New Roman" w:hAnsi="Times New Roman"/>
              <w:sz w:val="24"/>
              <w:szCs w:val="24"/>
            </w:rPr>
          </w:rPrChange>
        </w:rPr>
        <w:pPrChange w:id="1003"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04" w:author="Administrator" w:date="2014-08-05T16:54:00Z">
            <w:rPr>
              <w:rFonts w:ascii="Times New Roman" w:hAnsi="Times New Roman" w:hint="eastAsia"/>
              <w:color w:val="0000FF"/>
              <w:sz w:val="24"/>
              <w:szCs w:val="24"/>
            </w:rPr>
          </w:rPrChange>
        </w:rPr>
        <w:t>《中共中央国务院关于加快水利改革发展的决定》明确指出：水是生命之源、生产之要、生态之基。兴水利、除水害，事关人类生存、经济发展、社会进步，历来是治国安邦的大事。《决定》将水利信息化纳入水利基础设施建设，要求强化水文气象和水利科技支撑。加强水文气象基础设施建设，扩大覆盖范围，优化站网布局，着力增强重点地区、重要城市、地下水超采区水文测报能力，加快应急机动监测能力建设，实现资料共享，全面提高服务水平。健全水利科技创新体系，强化基础条件平台建设，加强基础研究和技术研发，力争在水利重点领域、关键环节和核心技术上实现新突破，获得一批具有重大实用价值的研究成果，提高水利技术装备水平。建立健全水利行业技术标准。推进水利信息化建设，全面实施“金水工程”，加快建设国家防汛抗旱指挥</w:t>
      </w:r>
      <w:r w:rsidRPr="009D3A67">
        <w:rPr>
          <w:rFonts w:ascii="Times New Roman" w:hAnsi="Times New Roman" w:hint="eastAsia"/>
          <w:sz w:val="24"/>
          <w:szCs w:val="24"/>
          <w:rPrChange w:id="1005" w:author="Administrator" w:date="2014-08-05T16:54:00Z">
            <w:rPr>
              <w:rFonts w:ascii="Times New Roman" w:hAnsi="Times New Roman" w:hint="eastAsia"/>
              <w:color w:val="0000FF"/>
              <w:sz w:val="24"/>
              <w:szCs w:val="24"/>
            </w:rPr>
          </w:rPrChange>
        </w:rPr>
        <w:lastRenderedPageBreak/>
        <w:t>系统和水资源管理信息系统，提高水资源调控、水利管理和工程运行的信息化水平，以水利信息化带动水利现代化。</w:t>
      </w:r>
      <w:r w:rsidRPr="009D3A67">
        <w:rPr>
          <w:rFonts w:hint="eastAsia"/>
          <w:sz w:val="24"/>
          <w:szCs w:val="24"/>
          <w:rPrChange w:id="1006" w:author="Administrator" w:date="2014-08-05T16:54:00Z">
            <w:rPr>
              <w:rFonts w:ascii="Times New Roman" w:hAnsi="Times New Roman" w:hint="eastAsia"/>
              <w:color w:val="0000FF"/>
              <w:sz w:val="24"/>
              <w:szCs w:val="24"/>
            </w:rPr>
          </w:rPrChange>
        </w:rPr>
        <w:t>“数字水利（流域）”涉及空间信息技术（遥感、地理信息系统、卫星导航定位等）、数据库技术、通讯和计算机网络技术、系统集成和互操作技术等。“数字水利（流域）”的目标是实现水利行业（全流域）中各种数据的整合与共享，为政府决策机构、水利工作者、企业、个人提供全方位服务。</w:t>
      </w:r>
    </w:p>
    <w:p w:rsidR="00000000" w:rsidRPr="009D3A67" w:rsidRDefault="00F80C10" w:rsidP="009D3A67">
      <w:pPr>
        <w:pStyle w:val="a5"/>
        <w:spacing w:beforeLines="30" w:line="300" w:lineRule="auto"/>
        <w:ind w:firstLine="480"/>
        <w:rPr>
          <w:rFonts w:ascii="Times New Roman" w:hAnsi="Times New Roman" w:cs="宋体"/>
          <w:kern w:val="0"/>
          <w:sz w:val="24"/>
          <w:szCs w:val="24"/>
          <w:rPrChange w:id="1007" w:author="Administrator" w:date="2014-08-05T16:54:00Z">
            <w:rPr>
              <w:rFonts w:ascii="Times New Roman" w:hAnsi="Times New Roman" w:cs="宋体"/>
              <w:kern w:val="0"/>
              <w:sz w:val="24"/>
              <w:szCs w:val="24"/>
            </w:rPr>
          </w:rPrChange>
        </w:rPr>
        <w:pPrChange w:id="1008" w:author="Administrator" w:date="2014-08-05T16:54:00Z">
          <w:pPr>
            <w:pStyle w:val="a5"/>
            <w:spacing w:beforeLines="30" w:line="300" w:lineRule="auto"/>
            <w:ind w:firstLine="480"/>
          </w:pPr>
        </w:pPrChange>
      </w:pPr>
      <w:r w:rsidRPr="009D3A67">
        <w:rPr>
          <w:rFonts w:ascii="Times New Roman" w:hAnsi="Times New Roman" w:cs="宋体" w:hint="eastAsia"/>
          <w:kern w:val="0"/>
          <w:sz w:val="24"/>
          <w:szCs w:val="24"/>
          <w:rPrChange w:id="1009" w:author="Administrator" w:date="2014-08-05T16:54:00Z">
            <w:rPr>
              <w:rFonts w:ascii="Times New Roman" w:hAnsi="Times New Roman" w:cs="宋体" w:hint="eastAsia"/>
              <w:color w:val="0000FF"/>
              <w:kern w:val="0"/>
              <w:sz w:val="24"/>
              <w:szCs w:val="24"/>
            </w:rPr>
          </w:rPrChange>
        </w:rPr>
        <w:t>数字水利工程系（</w:t>
      </w:r>
      <w:r w:rsidRPr="009D3A67">
        <w:rPr>
          <w:rFonts w:ascii="Times New Roman" w:hAnsi="Times New Roman" w:cs="宋体"/>
          <w:kern w:val="0"/>
          <w:sz w:val="24"/>
          <w:szCs w:val="24"/>
          <w:rPrChange w:id="1010" w:author="Administrator" w:date="2014-08-05T16:54:00Z">
            <w:rPr>
              <w:rFonts w:ascii="Times New Roman" w:hAnsi="Times New Roman" w:cs="宋体"/>
              <w:color w:val="0000FF"/>
              <w:kern w:val="0"/>
              <w:sz w:val="24"/>
              <w:szCs w:val="24"/>
            </w:rPr>
          </w:rPrChange>
        </w:rPr>
        <w:t>Department of Digital Water Engineering</w:t>
      </w:r>
      <w:r w:rsidRPr="009D3A67">
        <w:rPr>
          <w:rFonts w:ascii="Times New Roman" w:hAnsi="Times New Roman" w:cs="宋体" w:hint="eastAsia"/>
          <w:kern w:val="0"/>
          <w:sz w:val="24"/>
          <w:szCs w:val="24"/>
          <w:rPrChange w:id="1011" w:author="Administrator" w:date="2014-08-05T16:54:00Z">
            <w:rPr>
              <w:rFonts w:ascii="Times New Roman" w:hAnsi="Times New Roman" w:cs="宋体" w:hint="eastAsia"/>
              <w:color w:val="0000FF"/>
              <w:kern w:val="0"/>
              <w:sz w:val="24"/>
              <w:szCs w:val="24"/>
            </w:rPr>
          </w:rPrChange>
        </w:rPr>
        <w:t>）是京元学院专门从事“数字水利”、“智慧流域”领域科学研究、技术开发、工程规划、产业服务、人才培养等工作的教学、科研单位。该系面向水利信息化工程重大需求，依托</w:t>
      </w:r>
      <w:r w:rsidRPr="009D3A67">
        <w:rPr>
          <w:rFonts w:ascii="Times New Roman" w:hAnsi="Times New Roman" w:cs="宋体"/>
          <w:kern w:val="0"/>
          <w:sz w:val="24"/>
          <w:szCs w:val="24"/>
          <w:rPrChange w:id="1012" w:author="Administrator" w:date="2014-08-05T16:54:00Z">
            <w:rPr>
              <w:rFonts w:ascii="Times New Roman" w:hAnsi="Times New Roman" w:cs="宋体"/>
              <w:color w:val="0000FF"/>
              <w:kern w:val="0"/>
              <w:sz w:val="24"/>
              <w:szCs w:val="24"/>
            </w:rPr>
          </w:rPrChange>
        </w:rPr>
        <w:t>BUCA</w:t>
      </w:r>
      <w:r w:rsidRPr="009D3A67">
        <w:rPr>
          <w:rFonts w:ascii="Times New Roman" w:hAnsi="Times New Roman" w:cs="宋体" w:hint="eastAsia"/>
          <w:kern w:val="0"/>
          <w:sz w:val="24"/>
          <w:szCs w:val="24"/>
          <w:rPrChange w:id="1013" w:author="Administrator" w:date="2014-08-05T16:54:00Z">
            <w:rPr>
              <w:rFonts w:ascii="Times New Roman" w:hAnsi="Times New Roman" w:cs="宋体" w:hint="eastAsia"/>
              <w:color w:val="0000FF"/>
              <w:kern w:val="0"/>
              <w:sz w:val="24"/>
              <w:szCs w:val="24"/>
            </w:rPr>
          </w:rPrChange>
        </w:rPr>
        <w:t>成员单位的优质教育资源和雄厚师资队伍，系统建设水资源管理与节水工程、“数字水利”与“智慧流域”领域学科体系。鉴于“数字水利”涉及软件工程（计算机信息管理</w:t>
      </w:r>
      <w:r w:rsidRPr="009D3A67">
        <w:rPr>
          <w:rFonts w:ascii="Times New Roman" w:hAnsi="Times New Roman" w:cs="宋体"/>
          <w:kern w:val="0"/>
          <w:sz w:val="24"/>
          <w:szCs w:val="24"/>
          <w:rPrChange w:id="1014" w:author="Administrator" w:date="2014-08-05T16:54:00Z">
            <w:rPr>
              <w:rFonts w:ascii="Times New Roman" w:hAnsi="Times New Roman" w:cs="宋体"/>
              <w:color w:val="0000FF"/>
              <w:kern w:val="0"/>
              <w:sz w:val="24"/>
              <w:szCs w:val="24"/>
            </w:rPr>
          </w:rPrChange>
        </w:rPr>
        <w:t>/</w:t>
      </w:r>
      <w:r w:rsidRPr="009D3A67">
        <w:rPr>
          <w:rFonts w:ascii="Times New Roman" w:hAnsi="Times New Roman" w:cs="宋体" w:hint="eastAsia"/>
          <w:kern w:val="0"/>
          <w:sz w:val="24"/>
          <w:szCs w:val="24"/>
          <w:rPrChange w:id="1015" w:author="Administrator" w:date="2014-08-05T16:54:00Z">
            <w:rPr>
              <w:rFonts w:ascii="Times New Roman" w:hAnsi="Times New Roman" w:cs="宋体" w:hint="eastAsia"/>
              <w:color w:val="0000FF"/>
              <w:kern w:val="0"/>
              <w:sz w:val="24"/>
              <w:szCs w:val="24"/>
            </w:rPr>
          </w:rPrChange>
        </w:rPr>
        <w:t>空间数据库</w:t>
      </w:r>
      <w:r w:rsidRPr="009D3A67">
        <w:rPr>
          <w:rFonts w:ascii="Times New Roman" w:hAnsi="Times New Roman" w:cs="宋体"/>
          <w:kern w:val="0"/>
          <w:sz w:val="24"/>
          <w:szCs w:val="24"/>
          <w:rPrChange w:id="1016" w:author="Administrator" w:date="2014-08-05T16:54:00Z">
            <w:rPr>
              <w:rFonts w:ascii="Times New Roman" w:hAnsi="Times New Roman" w:cs="宋体"/>
              <w:color w:val="0000FF"/>
              <w:kern w:val="0"/>
              <w:sz w:val="24"/>
              <w:szCs w:val="24"/>
            </w:rPr>
          </w:rPrChange>
        </w:rPr>
        <w:t>/</w:t>
      </w:r>
      <w:r w:rsidRPr="009D3A67">
        <w:rPr>
          <w:rFonts w:ascii="Times New Roman" w:hAnsi="Times New Roman" w:cs="宋体" w:hint="eastAsia"/>
          <w:kern w:val="0"/>
          <w:sz w:val="24"/>
          <w:szCs w:val="24"/>
          <w:rPrChange w:id="1017" w:author="Administrator" w:date="2014-08-05T16:54:00Z">
            <w:rPr>
              <w:rFonts w:ascii="Times New Roman" w:hAnsi="Times New Roman" w:cs="宋体" w:hint="eastAsia"/>
              <w:color w:val="0000FF"/>
              <w:kern w:val="0"/>
              <w:sz w:val="24"/>
              <w:szCs w:val="24"/>
            </w:rPr>
          </w:rPrChange>
        </w:rPr>
        <w:t>网格计算</w:t>
      </w:r>
      <w:r w:rsidRPr="009D3A67">
        <w:rPr>
          <w:rFonts w:ascii="Times New Roman" w:hAnsi="Times New Roman" w:cs="宋体"/>
          <w:kern w:val="0"/>
          <w:sz w:val="24"/>
          <w:szCs w:val="24"/>
          <w:rPrChange w:id="1018" w:author="Administrator" w:date="2014-08-05T16:54:00Z">
            <w:rPr>
              <w:rFonts w:ascii="Times New Roman" w:hAnsi="Times New Roman" w:cs="宋体"/>
              <w:color w:val="0000FF"/>
              <w:kern w:val="0"/>
              <w:sz w:val="24"/>
              <w:szCs w:val="24"/>
            </w:rPr>
          </w:rPrChange>
        </w:rPr>
        <w:t>/</w:t>
      </w:r>
      <w:r w:rsidRPr="009D3A67">
        <w:rPr>
          <w:rFonts w:ascii="Times New Roman" w:hAnsi="Times New Roman" w:cs="宋体" w:hint="eastAsia"/>
          <w:kern w:val="0"/>
          <w:sz w:val="24"/>
          <w:szCs w:val="24"/>
          <w:rPrChange w:id="1019" w:author="Administrator" w:date="2014-08-05T16:54:00Z">
            <w:rPr>
              <w:rFonts w:ascii="Times New Roman" w:hAnsi="Times New Roman" w:cs="宋体" w:hint="eastAsia"/>
              <w:color w:val="0000FF"/>
              <w:kern w:val="0"/>
              <w:sz w:val="24"/>
              <w:szCs w:val="24"/>
            </w:rPr>
          </w:rPrChange>
        </w:rPr>
        <w:t>数字媒体）、水利工程（水利水电</w:t>
      </w:r>
      <w:r w:rsidRPr="009D3A67">
        <w:rPr>
          <w:rFonts w:ascii="Times New Roman" w:hAnsi="Times New Roman" w:cs="宋体"/>
          <w:kern w:val="0"/>
          <w:sz w:val="24"/>
          <w:szCs w:val="24"/>
          <w:rPrChange w:id="1020" w:author="Administrator" w:date="2014-08-05T16:54:00Z">
            <w:rPr>
              <w:rFonts w:ascii="Times New Roman" w:hAnsi="Times New Roman" w:cs="宋体"/>
              <w:color w:val="0000FF"/>
              <w:kern w:val="0"/>
              <w:sz w:val="24"/>
              <w:szCs w:val="24"/>
            </w:rPr>
          </w:rPrChange>
        </w:rPr>
        <w:t>/</w:t>
      </w:r>
      <w:r w:rsidRPr="009D3A67">
        <w:rPr>
          <w:rFonts w:ascii="Times New Roman" w:hAnsi="Times New Roman" w:cs="宋体" w:hint="eastAsia"/>
          <w:kern w:val="0"/>
          <w:sz w:val="24"/>
          <w:szCs w:val="24"/>
          <w:rPrChange w:id="1021" w:author="Administrator" w:date="2014-08-05T16:54:00Z">
            <w:rPr>
              <w:rFonts w:ascii="Times New Roman" w:hAnsi="Times New Roman" w:cs="宋体" w:hint="eastAsia"/>
              <w:color w:val="0000FF"/>
              <w:kern w:val="0"/>
              <w:sz w:val="24"/>
              <w:szCs w:val="24"/>
            </w:rPr>
          </w:rPrChange>
        </w:rPr>
        <w:t>给排水工程）等相关学科方向，该系将与本领域相关机构和优势企业紧密合作，重点建设水利信息化工程、软件工程（</w:t>
      </w:r>
      <w:r w:rsidRPr="009D3A67">
        <w:rPr>
          <w:rFonts w:ascii="Times New Roman" w:hAnsi="Times New Roman" w:cs="宋体"/>
          <w:kern w:val="0"/>
          <w:sz w:val="24"/>
          <w:szCs w:val="24"/>
          <w:rPrChange w:id="1022" w:author="Administrator" w:date="2014-08-05T16:54:00Z">
            <w:rPr>
              <w:rFonts w:ascii="Times New Roman" w:hAnsi="Times New Roman" w:cs="宋体"/>
              <w:color w:val="0000FF"/>
              <w:kern w:val="0"/>
              <w:sz w:val="24"/>
              <w:szCs w:val="24"/>
            </w:rPr>
          </w:rPrChange>
        </w:rPr>
        <w:t>080902</w:t>
      </w:r>
      <w:r w:rsidRPr="009D3A67">
        <w:rPr>
          <w:rFonts w:ascii="Times New Roman" w:hAnsi="Times New Roman" w:cs="宋体" w:hint="eastAsia"/>
          <w:kern w:val="0"/>
          <w:sz w:val="24"/>
          <w:szCs w:val="24"/>
          <w:rPrChange w:id="1023" w:author="Administrator" w:date="2014-08-05T16:54:00Z">
            <w:rPr>
              <w:rFonts w:ascii="Times New Roman" w:hAnsi="Times New Roman" w:cs="宋体" w:hint="eastAsia"/>
              <w:color w:val="0000FF"/>
              <w:kern w:val="0"/>
              <w:sz w:val="24"/>
              <w:szCs w:val="24"/>
            </w:rPr>
          </w:rPrChange>
        </w:rPr>
        <w:t>）、数字媒体技术（</w:t>
      </w:r>
      <w:r w:rsidRPr="009D3A67">
        <w:rPr>
          <w:rFonts w:ascii="Times New Roman" w:hAnsi="Times New Roman" w:cs="宋体"/>
          <w:kern w:val="0"/>
          <w:sz w:val="24"/>
          <w:szCs w:val="24"/>
          <w:rPrChange w:id="1024" w:author="Administrator" w:date="2014-08-05T16:54:00Z">
            <w:rPr>
              <w:rFonts w:ascii="Times New Roman" w:hAnsi="Times New Roman" w:cs="宋体"/>
              <w:color w:val="0000FF"/>
              <w:kern w:val="0"/>
              <w:sz w:val="24"/>
              <w:szCs w:val="24"/>
            </w:rPr>
          </w:rPrChange>
        </w:rPr>
        <w:t>080906</w:t>
      </w:r>
      <w:r w:rsidRPr="009D3A67">
        <w:rPr>
          <w:rFonts w:ascii="Times New Roman" w:hAnsi="Times New Roman" w:cs="宋体" w:hint="eastAsia"/>
          <w:kern w:val="0"/>
          <w:sz w:val="24"/>
          <w:szCs w:val="24"/>
          <w:rPrChange w:id="1025" w:author="Administrator" w:date="2014-08-05T16:54:00Z">
            <w:rPr>
              <w:rFonts w:ascii="Times New Roman" w:hAnsi="Times New Roman" w:cs="宋体" w:hint="eastAsia"/>
              <w:color w:val="0000FF"/>
              <w:kern w:val="0"/>
              <w:sz w:val="24"/>
              <w:szCs w:val="24"/>
            </w:rPr>
          </w:rPrChange>
        </w:rPr>
        <w:t>）等专业，并形成学科优势。</w:t>
      </w:r>
    </w:p>
    <w:p w:rsidR="00000000" w:rsidRPr="009D3A67" w:rsidRDefault="00F80C10" w:rsidP="009D3A67">
      <w:pPr>
        <w:pStyle w:val="a5"/>
        <w:spacing w:beforeLines="30" w:line="300" w:lineRule="auto"/>
        <w:ind w:firstLine="480"/>
        <w:rPr>
          <w:rFonts w:ascii="Times New Roman" w:hAnsi="Times New Roman" w:cs="宋体"/>
          <w:kern w:val="0"/>
          <w:sz w:val="24"/>
          <w:szCs w:val="24"/>
          <w:rPrChange w:id="1026" w:author="Administrator" w:date="2014-08-05T16:54:00Z">
            <w:rPr>
              <w:rFonts w:ascii="Times New Roman" w:hAnsi="Times New Roman" w:cs="宋体"/>
              <w:kern w:val="0"/>
              <w:sz w:val="24"/>
              <w:szCs w:val="24"/>
            </w:rPr>
          </w:rPrChange>
        </w:rPr>
        <w:pPrChange w:id="1027" w:author="Administrator" w:date="2014-08-05T16:54:00Z">
          <w:pPr>
            <w:pStyle w:val="a5"/>
            <w:spacing w:beforeLines="30" w:line="300" w:lineRule="auto"/>
            <w:ind w:firstLine="480"/>
          </w:pPr>
        </w:pPrChange>
      </w:pPr>
      <w:r w:rsidRPr="009D3A67">
        <w:rPr>
          <w:rFonts w:ascii="Times New Roman" w:hAnsi="Times New Roman" w:cs="宋体" w:hint="eastAsia"/>
          <w:kern w:val="0"/>
          <w:sz w:val="24"/>
          <w:szCs w:val="24"/>
          <w:rPrChange w:id="1028" w:author="Administrator" w:date="2014-08-05T16:54:00Z">
            <w:rPr>
              <w:rFonts w:ascii="Times New Roman" w:hAnsi="Times New Roman" w:cs="宋体" w:hint="eastAsia"/>
              <w:color w:val="0000FF"/>
              <w:kern w:val="0"/>
              <w:sz w:val="24"/>
              <w:szCs w:val="24"/>
            </w:rPr>
          </w:rPrChange>
        </w:rPr>
        <w:t>该学科将重视培养学生扎实而广博的水利工程基本知识、水利信息化基本理论和基本技能，培养学生熟练的水利工程管理信息系统开发和应用的能力。该学科适应性强，就业机会多，就业前景十分广阔，毕业生适合到水利、水电、流域管理等众多领域的各级政府部门、科研院校、</w:t>
      </w:r>
      <w:r w:rsidRPr="009D3A67">
        <w:rPr>
          <w:rFonts w:ascii="Times New Roman" w:hAnsi="Times New Roman" w:cs="宋体"/>
          <w:kern w:val="0"/>
          <w:sz w:val="24"/>
          <w:szCs w:val="24"/>
          <w:rPrChange w:id="1029" w:author="Administrator" w:date="2014-08-05T16:54:00Z">
            <w:rPr>
              <w:rFonts w:ascii="Times New Roman" w:hAnsi="Times New Roman" w:cs="宋体"/>
              <w:color w:val="0000FF"/>
              <w:kern w:val="0"/>
              <w:sz w:val="24"/>
              <w:szCs w:val="24"/>
            </w:rPr>
          </w:rPrChange>
        </w:rPr>
        <w:t>IT</w:t>
      </w:r>
      <w:r w:rsidRPr="009D3A67">
        <w:rPr>
          <w:rFonts w:ascii="Times New Roman" w:hAnsi="Times New Roman" w:cs="宋体" w:hint="eastAsia"/>
          <w:kern w:val="0"/>
          <w:sz w:val="24"/>
          <w:szCs w:val="24"/>
          <w:rPrChange w:id="1030" w:author="Administrator" w:date="2014-08-05T16:54:00Z">
            <w:rPr>
              <w:rFonts w:ascii="Times New Roman" w:hAnsi="Times New Roman" w:cs="宋体" w:hint="eastAsia"/>
              <w:color w:val="0000FF"/>
              <w:kern w:val="0"/>
              <w:sz w:val="24"/>
              <w:szCs w:val="24"/>
            </w:rPr>
          </w:rPrChange>
        </w:rPr>
        <w:t>公司企业从事相关管理、科研、教学、技术开发与应用等工作。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031" w:author="Administrator" w:date="2014-08-05T16:54:00Z">
            <w:rPr>
              <w:rFonts w:ascii="Times New Roman" w:hAnsi="Times New Roman"/>
              <w:sz w:val="24"/>
              <w:szCs w:val="24"/>
            </w:rPr>
          </w:rPrChange>
        </w:rPr>
        <w:pPrChange w:id="1032"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033"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034" w:author="Administrator" w:date="2014-08-05T16:54:00Z">
            <w:rPr>
              <w:rFonts w:ascii="Times New Roman" w:hAnsi="Times New Roman" w:hint="eastAsia"/>
              <w:color w:val="0000FF"/>
              <w:sz w:val="24"/>
              <w:szCs w:val="24"/>
            </w:rPr>
          </w:rPrChange>
        </w:rPr>
        <w:t>：方红卫（清华大学学科规划建设办公室副主任、土木水利学院长江学者特聘教授）</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035" w:author="Administrator" w:date="2014-08-05T16:54:00Z">
            <w:rPr>
              <w:rFonts w:ascii="Times New Roman" w:hAnsi="Times New Roman"/>
              <w:sz w:val="24"/>
              <w:szCs w:val="24"/>
            </w:rPr>
          </w:rPrChange>
        </w:rPr>
        <w:pPrChange w:id="1036"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037"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038" w:author="Administrator" w:date="2014-08-05T16:54:00Z">
            <w:rPr>
              <w:rFonts w:ascii="Times New Roman" w:hAnsi="Times New Roman" w:hint="eastAsia"/>
              <w:color w:val="0000FF"/>
              <w:sz w:val="24"/>
              <w:szCs w:val="24"/>
            </w:rPr>
          </w:rPrChange>
        </w:rPr>
        <w:t>：李纪人（中国水利水电科学研究院副总工程师、原水利部遥感中心主任，北京大学数字中国研究院学术委员、数字流域研究中心主任）</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039" w:author="Administrator" w:date="2014-08-05T16:54:00Z">
            <w:rPr>
              <w:rFonts w:ascii="Times New Roman" w:hAnsi="ˎ̥"/>
              <w:b/>
              <w:sz w:val="28"/>
              <w:szCs w:val="28"/>
              <w:shd w:val="clear" w:color="auto" w:fill="CCFFCC"/>
            </w:rPr>
          </w:rPrChange>
        </w:rPr>
        <w:pPrChange w:id="1040"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041" w:author="Administrator" w:date="2014-08-05T16:54:00Z">
            <w:rPr>
              <w:rFonts w:ascii="Times New Roman" w:hAnsi="ˎ̥"/>
              <w:b/>
              <w:color w:val="0000FF"/>
              <w:sz w:val="28"/>
              <w:szCs w:val="24"/>
              <w:shd w:val="clear" w:color="auto" w:fill="CCFFCC"/>
            </w:rPr>
          </w:rPrChange>
        </w:rPr>
        <w:t>GIST04-</w:t>
      </w:r>
      <w:r w:rsidRPr="009D3A67">
        <w:rPr>
          <w:rFonts w:ascii="Times New Roman" w:hAnsi="ˎ̥" w:hint="eastAsia"/>
          <w:b/>
          <w:sz w:val="24"/>
          <w:szCs w:val="24"/>
          <w:shd w:val="clear" w:color="auto" w:fill="CCFFCC"/>
          <w:rPrChange w:id="1042" w:author="Administrator" w:date="2014-08-05T16:54:00Z">
            <w:rPr>
              <w:rFonts w:ascii="Times New Roman" w:hAnsi="ˎ̥" w:hint="eastAsia"/>
              <w:b/>
              <w:color w:val="0000FF"/>
              <w:sz w:val="28"/>
              <w:szCs w:val="24"/>
              <w:shd w:val="clear" w:color="auto" w:fill="CCFFCC"/>
            </w:rPr>
          </w:rPrChange>
        </w:rPr>
        <w:t>数字技术与智慧城市系</w:t>
      </w:r>
    </w:p>
    <w:p w:rsidR="00000000" w:rsidRPr="009D3A67" w:rsidRDefault="00F80C10" w:rsidP="009D3A67">
      <w:pPr>
        <w:pStyle w:val="a5"/>
        <w:spacing w:beforeLines="30" w:line="300" w:lineRule="auto"/>
        <w:ind w:firstLine="480"/>
        <w:rPr>
          <w:rFonts w:ascii="Times New Roman" w:hAnsi="Times New Roman"/>
          <w:sz w:val="24"/>
          <w:szCs w:val="24"/>
          <w:rPrChange w:id="1043" w:author="Administrator" w:date="2014-08-05T16:54:00Z">
            <w:rPr>
              <w:rFonts w:ascii="Times New Roman" w:hAnsi="Times New Roman"/>
              <w:sz w:val="24"/>
              <w:szCs w:val="24"/>
            </w:rPr>
          </w:rPrChange>
        </w:rPr>
        <w:pPrChange w:id="1044"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45" w:author="Administrator" w:date="2014-08-05T16:54:00Z">
            <w:rPr>
              <w:rFonts w:ascii="Times New Roman" w:hAnsi="Times New Roman" w:hint="eastAsia"/>
              <w:color w:val="0000FF"/>
              <w:sz w:val="24"/>
              <w:szCs w:val="24"/>
            </w:rPr>
          </w:rPrChange>
        </w:rPr>
        <w:t>“数字（智慧）城市”工程是基于软件工程与城市管理工程有机结合的综合性应用工程，也是目前全球新兴的朝阳专业。我国的“数字（智慧）城市”建设早已受到政府、专家学者的极大关注，国家有关部委已把“城市规划、建设、管理和服务数字化工程”作为一项重要内容列入“十二五”计划之中，并研究推出“数字（智慧）城市”工程的示范城市。国内各先进城市积极投入到“数字（智慧）城市”建设之中，制定了相应的行动目标和实施方案，进行了各具特色的实践。</w:t>
      </w:r>
    </w:p>
    <w:p w:rsidR="00000000" w:rsidRPr="009D3A67" w:rsidRDefault="00F80C10" w:rsidP="009D3A67">
      <w:pPr>
        <w:pStyle w:val="a5"/>
        <w:spacing w:beforeLines="30" w:line="300" w:lineRule="auto"/>
        <w:ind w:firstLine="480"/>
        <w:rPr>
          <w:rFonts w:ascii="Times New Roman" w:hAnsi="Times New Roman"/>
          <w:sz w:val="24"/>
          <w:szCs w:val="24"/>
          <w:rPrChange w:id="1046" w:author="Administrator" w:date="2014-08-05T16:54:00Z">
            <w:rPr>
              <w:rFonts w:ascii="Times New Roman" w:hAnsi="Times New Roman"/>
              <w:sz w:val="24"/>
              <w:szCs w:val="24"/>
            </w:rPr>
          </w:rPrChange>
        </w:rPr>
        <w:pPrChange w:id="1047"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48" w:author="Administrator" w:date="2014-08-05T16:54:00Z">
            <w:rPr>
              <w:rFonts w:ascii="Times New Roman" w:hAnsi="Times New Roman" w:hint="eastAsia"/>
              <w:color w:val="0000FF"/>
              <w:sz w:val="24"/>
              <w:szCs w:val="24"/>
            </w:rPr>
          </w:rPrChange>
        </w:rPr>
        <w:t>数字技术与智慧城市系（</w:t>
      </w:r>
      <w:r w:rsidRPr="009D3A67">
        <w:rPr>
          <w:rFonts w:ascii="Times New Roman" w:hAnsi="Times New Roman"/>
          <w:sz w:val="24"/>
          <w:szCs w:val="24"/>
          <w:rPrChange w:id="1049" w:author="Administrator" w:date="2014-08-05T16:54:00Z">
            <w:rPr>
              <w:rFonts w:ascii="Times New Roman" w:hAnsi="Times New Roman"/>
              <w:color w:val="0000FF"/>
              <w:sz w:val="24"/>
              <w:szCs w:val="24"/>
            </w:rPr>
          </w:rPrChange>
        </w:rPr>
        <w:t>Department of Digital Technology and Smart City</w:t>
      </w:r>
      <w:r w:rsidRPr="009D3A67">
        <w:rPr>
          <w:rFonts w:ascii="Times New Roman" w:hAnsi="Times New Roman" w:hint="eastAsia"/>
          <w:sz w:val="24"/>
          <w:szCs w:val="24"/>
          <w:rPrChange w:id="1050" w:author="Administrator" w:date="2014-08-05T16:54:00Z">
            <w:rPr>
              <w:rFonts w:ascii="Times New Roman" w:hAnsi="Times New Roman" w:hint="eastAsia"/>
              <w:color w:val="0000FF"/>
              <w:sz w:val="24"/>
              <w:szCs w:val="24"/>
            </w:rPr>
          </w:rPrChange>
        </w:rPr>
        <w:t>）是京元学院专门从事“数字（智慧）城市”理论、方法及其应用工程技术研究开发的教学、科研单位。该系面向“数字（智慧）中国”信息化工程重大需求，依托</w:t>
      </w:r>
      <w:r w:rsidRPr="009D3A67">
        <w:rPr>
          <w:rFonts w:ascii="Times New Roman" w:hAnsi="Times New Roman"/>
          <w:sz w:val="24"/>
          <w:szCs w:val="24"/>
          <w:rPrChange w:id="1051"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052" w:author="Administrator" w:date="2014-08-05T16:54:00Z">
            <w:rPr>
              <w:rFonts w:ascii="Times New Roman" w:hAnsi="Times New Roman" w:hint="eastAsia"/>
              <w:color w:val="0000FF"/>
              <w:sz w:val="24"/>
              <w:szCs w:val="24"/>
            </w:rPr>
          </w:rPrChange>
        </w:rPr>
        <w:t>成员单位的优质教育资源和雄厚师资队伍，系统建设“数字（智慧）城市”工程领域学科体</w:t>
      </w:r>
      <w:r w:rsidRPr="009D3A67">
        <w:rPr>
          <w:rFonts w:ascii="Times New Roman" w:hAnsi="Times New Roman" w:hint="eastAsia"/>
          <w:sz w:val="24"/>
          <w:szCs w:val="24"/>
          <w:rPrChange w:id="1053" w:author="Administrator" w:date="2014-08-05T16:54:00Z">
            <w:rPr>
              <w:rFonts w:ascii="Times New Roman" w:hAnsi="Times New Roman" w:hint="eastAsia"/>
              <w:color w:val="0000FF"/>
              <w:sz w:val="24"/>
              <w:szCs w:val="24"/>
            </w:rPr>
          </w:rPrChange>
        </w:rPr>
        <w:lastRenderedPageBreak/>
        <w:t>系，重点建设（数字</w:t>
      </w:r>
      <w:r w:rsidRPr="009D3A67">
        <w:rPr>
          <w:rFonts w:ascii="Times New Roman" w:hAnsi="Times New Roman"/>
          <w:sz w:val="24"/>
          <w:szCs w:val="24"/>
          <w:rPrChange w:id="1054"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055" w:author="Administrator" w:date="2014-08-05T16:54:00Z">
            <w:rPr>
              <w:rFonts w:ascii="Times New Roman" w:hAnsi="Times New Roman" w:hint="eastAsia"/>
              <w:color w:val="0000FF"/>
              <w:sz w:val="24"/>
              <w:szCs w:val="24"/>
            </w:rPr>
          </w:rPrChange>
        </w:rPr>
        <w:t>智慧）城市管理（</w:t>
      </w:r>
      <w:r w:rsidRPr="009D3A67">
        <w:rPr>
          <w:rFonts w:ascii="Times New Roman" w:hAnsi="Times New Roman"/>
          <w:sz w:val="24"/>
          <w:szCs w:val="24"/>
          <w:rPrChange w:id="1056" w:author="Administrator" w:date="2014-08-05T16:54:00Z">
            <w:rPr>
              <w:rFonts w:ascii="Times New Roman" w:hAnsi="Times New Roman"/>
              <w:color w:val="0000FF"/>
              <w:sz w:val="24"/>
              <w:szCs w:val="24"/>
            </w:rPr>
          </w:rPrChange>
        </w:rPr>
        <w:t>120405</w:t>
      </w:r>
      <w:r w:rsidRPr="009D3A67">
        <w:rPr>
          <w:rFonts w:ascii="Times New Roman" w:hAnsi="Times New Roman" w:hint="eastAsia"/>
          <w:sz w:val="24"/>
          <w:szCs w:val="24"/>
          <w:rPrChange w:id="1057" w:author="Administrator" w:date="2014-08-05T16:54:00Z">
            <w:rPr>
              <w:rFonts w:ascii="Times New Roman" w:hAnsi="Times New Roman" w:hint="eastAsia"/>
              <w:color w:val="0000FF"/>
              <w:sz w:val="24"/>
              <w:szCs w:val="24"/>
            </w:rPr>
          </w:rPrChange>
        </w:rPr>
        <w:t>）、软件工程（</w:t>
      </w:r>
      <w:r w:rsidRPr="009D3A67">
        <w:rPr>
          <w:rFonts w:ascii="Times New Roman" w:hAnsi="Times New Roman"/>
          <w:sz w:val="24"/>
          <w:szCs w:val="24"/>
          <w:rPrChange w:id="1058" w:author="Administrator" w:date="2014-08-05T16:54:00Z">
            <w:rPr>
              <w:rFonts w:ascii="Times New Roman" w:hAnsi="Times New Roman"/>
              <w:color w:val="0000FF"/>
              <w:sz w:val="24"/>
              <w:szCs w:val="24"/>
            </w:rPr>
          </w:rPrChange>
        </w:rPr>
        <w:t>080902</w:t>
      </w:r>
      <w:r w:rsidRPr="009D3A67">
        <w:rPr>
          <w:rFonts w:ascii="Times New Roman" w:hAnsi="Times New Roman" w:hint="eastAsia"/>
          <w:sz w:val="24"/>
          <w:szCs w:val="24"/>
          <w:rPrChange w:id="1059" w:author="Administrator" w:date="2014-08-05T16:54:00Z">
            <w:rPr>
              <w:rFonts w:ascii="Times New Roman" w:hAnsi="Times New Roman" w:hint="eastAsia"/>
              <w:color w:val="0000FF"/>
              <w:sz w:val="24"/>
              <w:szCs w:val="24"/>
            </w:rPr>
          </w:rPrChange>
        </w:rPr>
        <w:t>）、数字媒体技术（</w:t>
      </w:r>
      <w:r w:rsidRPr="009D3A67">
        <w:rPr>
          <w:rFonts w:ascii="Times New Roman" w:hAnsi="Times New Roman"/>
          <w:sz w:val="24"/>
          <w:szCs w:val="24"/>
          <w:rPrChange w:id="1060" w:author="Administrator" w:date="2014-08-05T16:54:00Z">
            <w:rPr>
              <w:rFonts w:ascii="Times New Roman" w:hAnsi="Times New Roman"/>
              <w:color w:val="0000FF"/>
              <w:sz w:val="24"/>
              <w:szCs w:val="24"/>
            </w:rPr>
          </w:rPrChange>
        </w:rPr>
        <w:t>080906</w:t>
      </w:r>
      <w:r w:rsidRPr="009D3A67">
        <w:rPr>
          <w:rFonts w:ascii="Times New Roman" w:hAnsi="Times New Roman" w:hint="eastAsia"/>
          <w:sz w:val="24"/>
          <w:szCs w:val="24"/>
          <w:rPrChange w:id="1061" w:author="Administrator" w:date="2014-08-05T16:54:00Z">
            <w:rPr>
              <w:rFonts w:ascii="Times New Roman" w:hAnsi="Times New Roman" w:hint="eastAsia"/>
              <w:color w:val="0000FF"/>
              <w:sz w:val="24"/>
              <w:szCs w:val="24"/>
            </w:rPr>
          </w:rPrChange>
        </w:rPr>
        <w:t>）等专业，并形成学科优势。</w:t>
      </w:r>
    </w:p>
    <w:p w:rsidR="00000000" w:rsidRPr="009D3A67" w:rsidRDefault="00F80C10" w:rsidP="009D3A67">
      <w:pPr>
        <w:pStyle w:val="a5"/>
        <w:spacing w:beforeLines="30" w:line="300" w:lineRule="auto"/>
        <w:ind w:firstLine="480"/>
        <w:rPr>
          <w:rFonts w:ascii="Times New Roman" w:hAnsi="Times New Roman"/>
          <w:sz w:val="24"/>
          <w:szCs w:val="24"/>
          <w:rPrChange w:id="1062" w:author="Administrator" w:date="2014-08-05T16:54:00Z">
            <w:rPr>
              <w:rFonts w:ascii="Times New Roman" w:hAnsi="Times New Roman"/>
              <w:sz w:val="24"/>
              <w:szCs w:val="24"/>
            </w:rPr>
          </w:rPrChange>
        </w:rPr>
        <w:pPrChange w:id="1063"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64" w:author="Administrator" w:date="2014-08-05T16:54:00Z">
            <w:rPr>
              <w:rFonts w:ascii="Times New Roman" w:hAnsi="Times New Roman" w:hint="eastAsia"/>
              <w:color w:val="0000FF"/>
              <w:sz w:val="24"/>
              <w:szCs w:val="24"/>
            </w:rPr>
          </w:rPrChange>
        </w:rPr>
        <w:t>“数字（智慧）城市”是在城市规划建设与运营管理以及城市生产与生活中，充分利用数字化信息处理技术和网络通信技术，将城市的各种信息资源加以整合并充分利用。是综合运用地理信息系统、遥感、遥测、网络、多媒体及虚拟仿真等技术，对城市的基础设施、功能机制进行自动采集、动态监测管理和辅助决策服务的技术系统。城市规划者和管理者可以在有准确坐标、时间和对象属性的三维虚拟城市环境中进行规划、决策和管理。该学科将重视培养学生扎实而广博的软件工程基本知识、基本理论和基本技能，培养学生熟练的“数字（智慧）城市”信息系统开发和应用的能力。该学科适应性强，就业机会多，就业前景十分广阔，毕业生适合到城市与区域规划、各级政府部门、科研院校、规划设计部门、</w:t>
      </w:r>
      <w:r w:rsidRPr="009D3A67">
        <w:rPr>
          <w:rFonts w:ascii="Times New Roman" w:hAnsi="Times New Roman"/>
          <w:sz w:val="24"/>
          <w:szCs w:val="24"/>
          <w:rPrChange w:id="1065" w:author="Administrator" w:date="2014-08-05T16:54:00Z">
            <w:rPr>
              <w:rFonts w:ascii="Times New Roman" w:hAnsi="Times New Roman"/>
              <w:color w:val="0000FF"/>
              <w:sz w:val="24"/>
              <w:szCs w:val="24"/>
            </w:rPr>
          </w:rPrChange>
        </w:rPr>
        <w:t>IT</w:t>
      </w:r>
      <w:r w:rsidRPr="009D3A67">
        <w:rPr>
          <w:rFonts w:ascii="Times New Roman" w:hAnsi="Times New Roman" w:hint="eastAsia"/>
          <w:sz w:val="24"/>
          <w:szCs w:val="24"/>
          <w:rPrChange w:id="1066" w:author="Administrator" w:date="2014-08-05T16:54:00Z">
            <w:rPr>
              <w:rFonts w:ascii="Times New Roman" w:hAnsi="Times New Roman" w:hint="eastAsia"/>
              <w:color w:val="0000FF"/>
              <w:sz w:val="24"/>
              <w:szCs w:val="24"/>
            </w:rPr>
          </w:rPrChange>
        </w:rPr>
        <w:t>公司企业从事相关“数字（智慧）城市”管理、科研、教学、技术开发与应用等工作。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067" w:author="Administrator" w:date="2014-08-05T16:54:00Z">
            <w:rPr>
              <w:rFonts w:ascii="Times New Roman" w:hAnsi="Times New Roman"/>
              <w:sz w:val="24"/>
              <w:szCs w:val="24"/>
            </w:rPr>
          </w:rPrChange>
        </w:rPr>
        <w:pPrChange w:id="1068"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069"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070" w:author="Administrator" w:date="2014-08-05T16:54:00Z">
            <w:rPr>
              <w:rFonts w:ascii="Times New Roman" w:hAnsi="Times New Roman" w:hint="eastAsia"/>
              <w:color w:val="0000FF"/>
              <w:sz w:val="24"/>
              <w:szCs w:val="24"/>
            </w:rPr>
          </w:rPrChange>
        </w:rPr>
        <w:t>：石宇良（北京工业大学软件学院信息与服务工程系主任、教授，中国行政管理学会电子政务首席研究员，原北京市信息办首席责任专家）</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071" w:author="Administrator" w:date="2014-08-05T16:54:00Z">
            <w:rPr>
              <w:rFonts w:ascii="Times New Roman" w:hAnsi="Times New Roman"/>
              <w:sz w:val="24"/>
              <w:szCs w:val="24"/>
            </w:rPr>
          </w:rPrChange>
        </w:rPr>
        <w:pPrChange w:id="1072"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073"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074" w:author="Administrator" w:date="2014-08-05T16:54:00Z">
            <w:rPr>
              <w:rFonts w:ascii="Times New Roman" w:hAnsi="Times New Roman" w:hint="eastAsia"/>
              <w:color w:val="0000FF"/>
              <w:sz w:val="24"/>
              <w:szCs w:val="24"/>
            </w:rPr>
          </w:rPrChange>
        </w:rPr>
        <w:t>：李琦（北京大学数字中国研究院学术委员会副主任、智慧城市研究中心主任、地球与空间科学学院教授）</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075" w:author="Administrator" w:date="2014-08-05T16:54:00Z">
            <w:rPr>
              <w:rFonts w:ascii="Times New Roman" w:hAnsi="ˎ̥"/>
              <w:b/>
              <w:sz w:val="28"/>
              <w:szCs w:val="28"/>
              <w:shd w:val="clear" w:color="auto" w:fill="CCFFCC"/>
            </w:rPr>
          </w:rPrChange>
        </w:rPr>
        <w:pPrChange w:id="1076"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077" w:author="Administrator" w:date="2014-08-05T16:54:00Z">
            <w:rPr>
              <w:rFonts w:ascii="Times New Roman" w:hAnsi="ˎ̥"/>
              <w:b/>
              <w:color w:val="0000FF"/>
              <w:sz w:val="28"/>
              <w:szCs w:val="24"/>
              <w:shd w:val="clear" w:color="auto" w:fill="CCFFCC"/>
            </w:rPr>
          </w:rPrChange>
        </w:rPr>
        <w:t>GIST05-</w:t>
      </w:r>
      <w:r w:rsidRPr="009D3A67">
        <w:rPr>
          <w:rFonts w:ascii="Times New Roman" w:hAnsi="ˎ̥" w:hint="eastAsia"/>
          <w:b/>
          <w:sz w:val="24"/>
          <w:szCs w:val="24"/>
          <w:shd w:val="clear" w:color="auto" w:fill="CCFFCC"/>
          <w:rPrChange w:id="1078" w:author="Administrator" w:date="2014-08-05T16:54:00Z">
            <w:rPr>
              <w:rFonts w:ascii="Times New Roman" w:hAnsi="ˎ̥" w:hint="eastAsia"/>
              <w:b/>
              <w:color w:val="0000FF"/>
              <w:sz w:val="28"/>
              <w:szCs w:val="24"/>
              <w:shd w:val="clear" w:color="auto" w:fill="CCFFCC"/>
            </w:rPr>
          </w:rPrChange>
        </w:rPr>
        <w:t>数字减灾与应急管理系</w:t>
      </w:r>
    </w:p>
    <w:p w:rsidR="00000000" w:rsidRPr="009D3A67" w:rsidRDefault="00F80C10" w:rsidP="009D3A67">
      <w:pPr>
        <w:pStyle w:val="a5"/>
        <w:spacing w:beforeLines="30" w:line="300" w:lineRule="auto"/>
        <w:ind w:firstLine="480"/>
        <w:rPr>
          <w:rFonts w:ascii="Times New Roman" w:hAnsi="Times New Roman"/>
          <w:sz w:val="24"/>
          <w:szCs w:val="24"/>
          <w:rPrChange w:id="1079" w:author="Administrator" w:date="2014-08-05T16:54:00Z">
            <w:rPr>
              <w:rFonts w:ascii="Times New Roman" w:hAnsi="Times New Roman"/>
              <w:sz w:val="24"/>
              <w:szCs w:val="24"/>
            </w:rPr>
          </w:rPrChange>
        </w:rPr>
        <w:pPrChange w:id="1080"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81" w:author="Administrator" w:date="2014-08-05T16:54:00Z">
            <w:rPr>
              <w:rFonts w:ascii="Times New Roman" w:hAnsi="Times New Roman" w:hint="eastAsia"/>
              <w:color w:val="0000FF"/>
              <w:sz w:val="24"/>
              <w:szCs w:val="24"/>
            </w:rPr>
          </w:rPrChange>
        </w:rPr>
        <w:t>我国正处在社会转型与体制转轨、机遇与风险并存的时期，各类突发公共事件（自然灾害、事故灾难、公共卫生事件和社会安全事件）的危害日益凸显，政府机构应对突发危机的能力，已经成为检验其执政和施政能力的重要指标。应急管理是指政府及其他公共机构在突发公共事件的事前预防、事发应对、事中处置和善后管理过程中，通过建立必要的应急机制，采取一系列必要措施，保障公众生命财产安全，促进社会和谐健康发展的有关活动。突发事件的应急管理，是关系人民群众生命财产安全和国家经济社会发展全局的大事，是全面落实科学发展观、构建社会主义和谐社会的重要内容，是各级政府坚持以人为本、执政为民、全面履行政府职能的重要体现。</w:t>
      </w:r>
    </w:p>
    <w:p w:rsidR="00000000" w:rsidRPr="009D3A67" w:rsidRDefault="00F80C10" w:rsidP="009D3A67">
      <w:pPr>
        <w:pStyle w:val="a5"/>
        <w:spacing w:beforeLines="30" w:line="300" w:lineRule="auto"/>
        <w:ind w:firstLine="480"/>
        <w:rPr>
          <w:rFonts w:ascii="Times New Roman" w:hAnsi="Times New Roman"/>
          <w:sz w:val="24"/>
          <w:szCs w:val="24"/>
          <w:rPrChange w:id="1082" w:author="Administrator" w:date="2014-08-05T16:54:00Z">
            <w:rPr>
              <w:rFonts w:ascii="Times New Roman" w:hAnsi="Times New Roman"/>
              <w:sz w:val="24"/>
              <w:szCs w:val="24"/>
            </w:rPr>
          </w:rPrChange>
        </w:rPr>
        <w:pPrChange w:id="1083"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84" w:author="Administrator" w:date="2014-08-05T16:54:00Z">
            <w:rPr>
              <w:rFonts w:ascii="Times New Roman" w:hAnsi="Times New Roman" w:hint="eastAsia"/>
              <w:color w:val="0000FF"/>
              <w:sz w:val="24"/>
              <w:szCs w:val="24"/>
            </w:rPr>
          </w:rPrChange>
        </w:rPr>
        <w:t>近年来大量的应急救援实践（汶川地震、玉树地震、矿难、局地和区域性灾难）表明，“预案科学、实施正确，报警及时、行动迅速，指挥得力、配合默契，程序规范、操作正确，装备齐全、物资充足，培训到位、技术全面，信息公开、过程透明”是应急救援成功的宝贵经验。提高应急响应与救援能力，需要一批具有对突发灾害事件规模和趋势进行科学判识的专家和决策人员，需要一批高效处理和应对能力的现场协调员和指挥官。</w:t>
      </w:r>
    </w:p>
    <w:p w:rsidR="00000000" w:rsidRPr="009D3A67" w:rsidRDefault="00F80C10" w:rsidP="009D3A67">
      <w:pPr>
        <w:pStyle w:val="a5"/>
        <w:spacing w:beforeLines="30" w:line="300" w:lineRule="auto"/>
        <w:ind w:firstLine="480"/>
        <w:rPr>
          <w:rFonts w:ascii="Times New Roman" w:hAnsi="Times New Roman"/>
          <w:sz w:val="24"/>
          <w:szCs w:val="24"/>
          <w:rPrChange w:id="1085" w:author="Administrator" w:date="2014-08-05T16:54:00Z">
            <w:rPr>
              <w:rFonts w:ascii="Times New Roman" w:hAnsi="Times New Roman"/>
              <w:sz w:val="24"/>
              <w:szCs w:val="24"/>
            </w:rPr>
          </w:rPrChange>
        </w:rPr>
        <w:pPrChange w:id="1086"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087" w:author="Administrator" w:date="2014-08-05T16:54:00Z">
            <w:rPr>
              <w:rFonts w:ascii="Times New Roman" w:hAnsi="Times New Roman" w:hint="eastAsia"/>
              <w:color w:val="0000FF"/>
              <w:sz w:val="24"/>
              <w:szCs w:val="24"/>
            </w:rPr>
          </w:rPrChange>
        </w:rPr>
        <w:t>数字减灾与应急管理系（</w:t>
      </w:r>
      <w:r w:rsidRPr="009D3A67">
        <w:rPr>
          <w:rFonts w:ascii="Times New Roman" w:hAnsi="Times New Roman"/>
          <w:sz w:val="24"/>
          <w:szCs w:val="24"/>
          <w:rPrChange w:id="1088" w:author="Administrator" w:date="2014-08-05T16:54:00Z">
            <w:rPr>
              <w:rFonts w:ascii="Times New Roman" w:hAnsi="Times New Roman"/>
              <w:color w:val="0000FF"/>
              <w:sz w:val="24"/>
              <w:szCs w:val="24"/>
            </w:rPr>
          </w:rPrChange>
        </w:rPr>
        <w:t>Department of Digital Disaster Reduction and Emergency Management</w:t>
      </w:r>
      <w:r w:rsidRPr="009D3A67">
        <w:rPr>
          <w:rFonts w:ascii="Times New Roman" w:hAnsi="Times New Roman" w:hint="eastAsia"/>
          <w:sz w:val="24"/>
          <w:szCs w:val="24"/>
          <w:rPrChange w:id="1089" w:author="Administrator" w:date="2014-08-05T16:54:00Z">
            <w:rPr>
              <w:rFonts w:ascii="Times New Roman" w:hAnsi="Times New Roman" w:hint="eastAsia"/>
              <w:color w:val="0000FF"/>
              <w:sz w:val="24"/>
              <w:szCs w:val="24"/>
            </w:rPr>
          </w:rPrChange>
        </w:rPr>
        <w:t>）是京元学院专门开展与数字减灾和应急管理相关的各类规划、预案、方</w:t>
      </w:r>
      <w:r w:rsidRPr="009D3A67">
        <w:rPr>
          <w:rFonts w:ascii="Times New Roman" w:hAnsi="Times New Roman" w:hint="eastAsia"/>
          <w:sz w:val="24"/>
          <w:szCs w:val="24"/>
          <w:rPrChange w:id="1090" w:author="Administrator" w:date="2014-08-05T16:54:00Z">
            <w:rPr>
              <w:rFonts w:ascii="Times New Roman" w:hAnsi="Times New Roman" w:hint="eastAsia"/>
              <w:color w:val="0000FF"/>
              <w:sz w:val="24"/>
              <w:szCs w:val="24"/>
            </w:rPr>
          </w:rPrChange>
        </w:rPr>
        <w:lastRenderedPageBreak/>
        <w:t>法、模型、理论以及案例等理论研究与咨询、开展与数字减灾和应急管理相关的各类应用技术、项目研发、开展应急管理的培训与认证和开展应急管理与救援系列产品的应用性链式研发的教学、科研单位。面向“数字减灾”工程重大需求，依托</w:t>
      </w:r>
      <w:r w:rsidRPr="009D3A67">
        <w:rPr>
          <w:rFonts w:ascii="Times New Roman" w:hAnsi="Times New Roman"/>
          <w:sz w:val="24"/>
          <w:szCs w:val="24"/>
          <w:rPrChange w:id="1091"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092" w:author="Administrator" w:date="2014-08-05T16:54:00Z">
            <w:rPr>
              <w:rFonts w:ascii="Times New Roman" w:hAnsi="Times New Roman" w:hint="eastAsia"/>
              <w:color w:val="0000FF"/>
              <w:sz w:val="24"/>
              <w:szCs w:val="24"/>
            </w:rPr>
          </w:rPrChange>
        </w:rPr>
        <w:t>成员单位和中关村数字减灾与应急救援产业创新联盟企业的核心技术骨干、优质教育资源和雄厚师资队伍，系统建设“数字减灾”工程领域学科体系，重点建设数字减灾与应急管理、公共事业管理（</w:t>
      </w:r>
      <w:r w:rsidRPr="009D3A67">
        <w:rPr>
          <w:rFonts w:ascii="Times New Roman" w:hAnsi="Times New Roman"/>
          <w:sz w:val="24"/>
          <w:szCs w:val="24"/>
          <w:rPrChange w:id="1093" w:author="Administrator" w:date="2014-08-05T16:54:00Z">
            <w:rPr>
              <w:rFonts w:ascii="Times New Roman" w:hAnsi="Times New Roman"/>
              <w:color w:val="0000FF"/>
              <w:sz w:val="24"/>
              <w:szCs w:val="24"/>
            </w:rPr>
          </w:rPrChange>
        </w:rPr>
        <w:t>120401</w:t>
      </w:r>
      <w:r w:rsidRPr="009D3A67">
        <w:rPr>
          <w:rFonts w:ascii="Times New Roman" w:hAnsi="Times New Roman" w:hint="eastAsia"/>
          <w:sz w:val="24"/>
          <w:szCs w:val="24"/>
          <w:rPrChange w:id="1094" w:author="Administrator" w:date="2014-08-05T16:54:00Z">
            <w:rPr>
              <w:rFonts w:ascii="Times New Roman" w:hAnsi="Times New Roman" w:hint="eastAsia"/>
              <w:color w:val="0000FF"/>
              <w:sz w:val="24"/>
              <w:szCs w:val="24"/>
            </w:rPr>
          </w:rPrChange>
        </w:rPr>
        <w:t>）等专业，并形成学科优势，为我国“数字减灾”工程领域和应急管理产业培养应急预案、应急预警、应急响应、应急救援、应急指挥和灾后重建人才梯队。</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095" w:author="Administrator" w:date="2014-08-05T16:54:00Z">
            <w:rPr>
              <w:rFonts w:ascii="Times New Roman" w:hAnsi="Times New Roman"/>
              <w:sz w:val="24"/>
              <w:szCs w:val="24"/>
            </w:rPr>
          </w:rPrChange>
        </w:rPr>
        <w:pPrChange w:id="1096"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097"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098" w:author="Administrator" w:date="2014-08-05T16:54:00Z">
            <w:rPr>
              <w:rFonts w:ascii="Times New Roman" w:hAnsi="Times New Roman" w:hint="eastAsia"/>
              <w:color w:val="0000FF"/>
              <w:sz w:val="24"/>
              <w:szCs w:val="24"/>
            </w:rPr>
          </w:rPrChange>
        </w:rPr>
        <w:t>：曲国胜（中国地震局中国地震应急搜救中心研究员，北京大学数字中国研究院学术委员、数字减灾与应急管理研究中心主任，国际应急管理学会副主席兼亚太地区主席）</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099" w:author="Administrator" w:date="2014-08-05T16:54:00Z">
            <w:rPr>
              <w:rFonts w:ascii="Times New Roman" w:hAnsi="Times New Roman"/>
              <w:sz w:val="24"/>
              <w:szCs w:val="24"/>
            </w:rPr>
          </w:rPrChange>
        </w:rPr>
        <w:pPrChange w:id="1100"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101"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102" w:author="Administrator" w:date="2014-08-05T16:54:00Z">
            <w:rPr>
              <w:rFonts w:ascii="Times New Roman" w:hAnsi="Times New Roman" w:hint="eastAsia"/>
              <w:color w:val="0000FF"/>
              <w:sz w:val="24"/>
              <w:szCs w:val="24"/>
            </w:rPr>
          </w:rPrChange>
        </w:rPr>
        <w:t>：李京（北京师范大学减灾与应急管理研究院空间信息科学与技术研究所所长、教授，北京大学数字中国研究院学术委员、数字减灾与应急管理研究中心主任）</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103" w:author="Administrator" w:date="2014-08-05T16:54:00Z">
            <w:rPr>
              <w:rFonts w:ascii="Times New Roman" w:hAnsi="ˎ̥"/>
              <w:b/>
              <w:sz w:val="28"/>
              <w:szCs w:val="28"/>
              <w:shd w:val="clear" w:color="auto" w:fill="CCFFCC"/>
            </w:rPr>
          </w:rPrChange>
        </w:rPr>
        <w:pPrChange w:id="1104"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105" w:author="Administrator" w:date="2014-08-05T16:54:00Z">
            <w:rPr>
              <w:rFonts w:ascii="Times New Roman" w:hAnsi="ˎ̥"/>
              <w:b/>
              <w:color w:val="0000FF"/>
              <w:sz w:val="28"/>
              <w:szCs w:val="24"/>
              <w:shd w:val="clear" w:color="auto" w:fill="CCFFCC"/>
            </w:rPr>
          </w:rPrChange>
        </w:rPr>
        <w:t>GIST06-</w:t>
      </w:r>
      <w:r w:rsidRPr="009D3A67">
        <w:rPr>
          <w:rFonts w:ascii="Times New Roman" w:hAnsi="ˎ̥" w:hint="eastAsia"/>
          <w:b/>
          <w:sz w:val="24"/>
          <w:szCs w:val="24"/>
          <w:shd w:val="clear" w:color="auto" w:fill="CCFFCC"/>
          <w:rPrChange w:id="1106" w:author="Administrator" w:date="2014-08-05T16:54:00Z">
            <w:rPr>
              <w:rFonts w:ascii="Times New Roman" w:hAnsi="ˎ̥" w:hint="eastAsia"/>
              <w:b/>
              <w:color w:val="0000FF"/>
              <w:sz w:val="28"/>
              <w:szCs w:val="24"/>
              <w:shd w:val="clear" w:color="auto" w:fill="CCFFCC"/>
            </w:rPr>
          </w:rPrChange>
        </w:rPr>
        <w:t>数字旅游工程系</w:t>
      </w:r>
    </w:p>
    <w:p w:rsidR="00000000" w:rsidRPr="009D3A67" w:rsidRDefault="00F80C10" w:rsidP="009D3A67">
      <w:pPr>
        <w:pStyle w:val="a5"/>
        <w:spacing w:beforeLines="30" w:line="300" w:lineRule="auto"/>
        <w:ind w:firstLine="480"/>
        <w:rPr>
          <w:rFonts w:ascii="Times New Roman" w:hAnsi="Times New Roman"/>
          <w:sz w:val="24"/>
          <w:szCs w:val="24"/>
          <w:rPrChange w:id="1107" w:author="Administrator" w:date="2014-08-05T16:54:00Z">
            <w:rPr>
              <w:rFonts w:ascii="Times New Roman" w:hAnsi="Times New Roman"/>
              <w:sz w:val="24"/>
              <w:szCs w:val="24"/>
            </w:rPr>
          </w:rPrChange>
        </w:rPr>
        <w:pPrChange w:id="1108"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109" w:author="Administrator" w:date="2014-08-05T16:54:00Z">
            <w:rPr>
              <w:rFonts w:ascii="Times New Roman" w:hAnsi="Times New Roman" w:hint="eastAsia"/>
              <w:color w:val="0000FF"/>
              <w:sz w:val="24"/>
              <w:szCs w:val="24"/>
            </w:rPr>
          </w:rPrChange>
        </w:rPr>
        <w:t>中国旅游业经过</w:t>
      </w:r>
      <w:r w:rsidRPr="009D3A67">
        <w:rPr>
          <w:rFonts w:ascii="Times New Roman" w:hAnsi="Times New Roman"/>
          <w:sz w:val="24"/>
          <w:szCs w:val="24"/>
          <w:rPrChange w:id="1110" w:author="Administrator" w:date="2014-08-05T16:54:00Z">
            <w:rPr>
              <w:rFonts w:ascii="Times New Roman" w:hAnsi="Times New Roman"/>
              <w:color w:val="0000FF"/>
              <w:sz w:val="24"/>
              <w:szCs w:val="24"/>
            </w:rPr>
          </w:rPrChange>
        </w:rPr>
        <w:t>30</w:t>
      </w:r>
      <w:r w:rsidRPr="009D3A67">
        <w:rPr>
          <w:rFonts w:ascii="Times New Roman" w:hAnsi="Times New Roman" w:hint="eastAsia"/>
          <w:sz w:val="24"/>
          <w:szCs w:val="24"/>
          <w:rPrChange w:id="1111" w:author="Administrator" w:date="2014-08-05T16:54:00Z">
            <w:rPr>
              <w:rFonts w:ascii="Times New Roman" w:hAnsi="Times New Roman" w:hint="eastAsia"/>
              <w:color w:val="0000FF"/>
              <w:sz w:val="24"/>
              <w:szCs w:val="24"/>
            </w:rPr>
          </w:rPrChange>
        </w:rPr>
        <w:t>多年的发展，已经成为国民经济新的增长点，实现了从旅游资源大国向世界旅游大国的历史性跨越，并正在成为国民经济的重要产业，旅游业是综合性的行业，其关联度高，涉及面广，辐射力强，而信息成为旅游业内部和外部的诸多环节得以联结的纽带。旅游业的信息密集性是推动推动了信息技术在旅游业中广泛深入的应用，旅游业的全球一体化、旅游的个性化发展趋势也决定了信息技术将成为行业中最活跃的因素，从社会文化、技术力量、旅游市场结构等诸方面加速旅游业发展。在此需求的推动下，旅游、信息技术、文化等要素交叉融合，在数字化技术发展的支撑下，形成了一个新兴的技术和产业</w:t>
      </w:r>
      <w:r w:rsidRPr="009D3A67">
        <w:rPr>
          <w:rFonts w:ascii="Times New Roman" w:hAnsi="Times New Roman"/>
          <w:sz w:val="24"/>
          <w:szCs w:val="24"/>
          <w:rPrChange w:id="1112"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113" w:author="Administrator" w:date="2014-08-05T16:54:00Z">
            <w:rPr>
              <w:rFonts w:ascii="Times New Roman" w:hAnsi="Times New Roman" w:hint="eastAsia"/>
              <w:color w:val="0000FF"/>
              <w:sz w:val="24"/>
              <w:szCs w:val="24"/>
            </w:rPr>
          </w:rPrChange>
        </w:rPr>
        <w:t>数字旅游，它为旅游管理和可持续发展提供系统解决方案和软硬件设备；为旅游业务提供以信息为基础的数字化服务；在实体旅游资源的基础上创意数字化旅游产品。</w:t>
      </w:r>
    </w:p>
    <w:p w:rsidR="00000000" w:rsidRPr="009D3A67" w:rsidRDefault="00F80C10" w:rsidP="009D3A67">
      <w:pPr>
        <w:pStyle w:val="a5"/>
        <w:spacing w:beforeLines="30" w:line="300" w:lineRule="auto"/>
        <w:ind w:firstLine="480"/>
        <w:rPr>
          <w:rFonts w:ascii="Times New Roman" w:hAnsi="Times New Roman"/>
          <w:sz w:val="24"/>
          <w:szCs w:val="24"/>
          <w:rPrChange w:id="1114" w:author="Administrator" w:date="2014-08-05T16:54:00Z">
            <w:rPr>
              <w:rFonts w:ascii="Times New Roman" w:hAnsi="Times New Roman"/>
              <w:sz w:val="24"/>
              <w:szCs w:val="24"/>
            </w:rPr>
          </w:rPrChange>
        </w:rPr>
        <w:pPrChange w:id="1115"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116" w:author="Administrator" w:date="2014-08-05T16:54:00Z">
            <w:rPr>
              <w:rFonts w:ascii="Times New Roman" w:hAnsi="Times New Roman" w:hint="eastAsia"/>
              <w:color w:val="0000FF"/>
              <w:sz w:val="24"/>
              <w:szCs w:val="24"/>
            </w:rPr>
          </w:rPrChange>
        </w:rPr>
        <w:t>数字旅游工程系（</w:t>
      </w:r>
      <w:r w:rsidRPr="009D3A67">
        <w:rPr>
          <w:rFonts w:ascii="Times New Roman" w:hAnsi="Times New Roman"/>
          <w:sz w:val="24"/>
          <w:szCs w:val="24"/>
          <w:rPrChange w:id="1117" w:author="Administrator" w:date="2014-08-05T16:54:00Z">
            <w:rPr>
              <w:rFonts w:ascii="Times New Roman" w:hAnsi="Times New Roman"/>
              <w:color w:val="0000FF"/>
              <w:sz w:val="24"/>
              <w:szCs w:val="24"/>
            </w:rPr>
          </w:rPrChange>
        </w:rPr>
        <w:t>Department of Digital Tourism Engineering</w:t>
      </w:r>
      <w:r w:rsidRPr="009D3A67">
        <w:rPr>
          <w:rFonts w:ascii="Times New Roman" w:hAnsi="Times New Roman" w:hint="eastAsia"/>
          <w:sz w:val="24"/>
          <w:szCs w:val="24"/>
          <w:rPrChange w:id="1118" w:author="Administrator" w:date="2014-08-05T16:54:00Z">
            <w:rPr>
              <w:rFonts w:ascii="Times New Roman" w:hAnsi="Times New Roman" w:hint="eastAsia"/>
              <w:color w:val="0000FF"/>
              <w:sz w:val="24"/>
              <w:szCs w:val="24"/>
            </w:rPr>
          </w:rPrChange>
        </w:rPr>
        <w:t>）是京元学院专门从事“数字旅游”相关技术及其应用工程技术研究开发的教学、科研单位。该系面向“数字旅游”、“智慧景区”等信息化工程重大需求，依托</w:t>
      </w:r>
      <w:r w:rsidRPr="009D3A67">
        <w:rPr>
          <w:rFonts w:ascii="Times New Roman" w:hAnsi="Times New Roman"/>
          <w:sz w:val="24"/>
          <w:szCs w:val="24"/>
          <w:rPrChange w:id="1119"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120" w:author="Administrator" w:date="2014-08-05T16:54:00Z">
            <w:rPr>
              <w:rFonts w:ascii="Times New Roman" w:hAnsi="Times New Roman" w:hint="eastAsia"/>
              <w:color w:val="0000FF"/>
              <w:sz w:val="24"/>
              <w:szCs w:val="24"/>
            </w:rPr>
          </w:rPrChange>
        </w:rPr>
        <w:t>成员单位的优质教育资源和雄厚师资队伍，系统建设“数字旅游”技术与工程管理领域学科体系，重点建设（数字）旅游管理（</w:t>
      </w:r>
      <w:r w:rsidRPr="009D3A67">
        <w:rPr>
          <w:rFonts w:ascii="Times New Roman" w:hAnsi="Times New Roman"/>
          <w:sz w:val="24"/>
          <w:szCs w:val="24"/>
          <w:rPrChange w:id="1121" w:author="Administrator" w:date="2014-08-05T16:54:00Z">
            <w:rPr>
              <w:rFonts w:ascii="Times New Roman" w:hAnsi="Times New Roman"/>
              <w:color w:val="0000FF"/>
              <w:sz w:val="24"/>
              <w:szCs w:val="24"/>
            </w:rPr>
          </w:rPrChange>
        </w:rPr>
        <w:t>120901K</w:t>
      </w:r>
      <w:r w:rsidRPr="009D3A67">
        <w:rPr>
          <w:rFonts w:ascii="Times New Roman" w:hAnsi="Times New Roman" w:hint="eastAsia"/>
          <w:sz w:val="24"/>
          <w:szCs w:val="24"/>
          <w:rPrChange w:id="1122" w:author="Administrator" w:date="2014-08-05T16:54:00Z">
            <w:rPr>
              <w:rFonts w:ascii="Times New Roman" w:hAnsi="Times New Roman" w:hint="eastAsia"/>
              <w:color w:val="0000FF"/>
              <w:sz w:val="24"/>
              <w:szCs w:val="24"/>
            </w:rPr>
          </w:rPrChange>
        </w:rPr>
        <w:t>）、旅游管理与服务教育（</w:t>
      </w:r>
      <w:r w:rsidRPr="009D3A67">
        <w:rPr>
          <w:rFonts w:ascii="Times New Roman" w:hAnsi="Times New Roman"/>
          <w:sz w:val="24"/>
          <w:szCs w:val="24"/>
          <w:rPrChange w:id="1123" w:author="Administrator" w:date="2014-08-05T16:54:00Z">
            <w:rPr>
              <w:rFonts w:ascii="Times New Roman" w:hAnsi="Times New Roman"/>
              <w:color w:val="0000FF"/>
              <w:sz w:val="24"/>
              <w:szCs w:val="24"/>
            </w:rPr>
          </w:rPrChange>
        </w:rPr>
        <w:t>120904T</w:t>
      </w:r>
      <w:r w:rsidRPr="009D3A67">
        <w:rPr>
          <w:rFonts w:ascii="Times New Roman" w:hAnsi="Times New Roman" w:hint="eastAsia"/>
          <w:sz w:val="24"/>
          <w:szCs w:val="24"/>
          <w:rPrChange w:id="1124" w:author="Administrator" w:date="2014-08-05T16:54:00Z">
            <w:rPr>
              <w:rFonts w:ascii="Times New Roman" w:hAnsi="Times New Roman" w:hint="eastAsia"/>
              <w:color w:val="0000FF"/>
              <w:sz w:val="24"/>
              <w:szCs w:val="24"/>
            </w:rPr>
          </w:rPrChange>
        </w:rPr>
        <w:t>）、软件工程（</w:t>
      </w:r>
      <w:r w:rsidRPr="009D3A67">
        <w:rPr>
          <w:rFonts w:ascii="Times New Roman" w:hAnsi="Times New Roman"/>
          <w:sz w:val="24"/>
          <w:szCs w:val="24"/>
          <w:rPrChange w:id="1125" w:author="Administrator" w:date="2014-08-05T16:54:00Z">
            <w:rPr>
              <w:rFonts w:ascii="Times New Roman" w:hAnsi="Times New Roman"/>
              <w:color w:val="0000FF"/>
              <w:sz w:val="24"/>
              <w:szCs w:val="24"/>
            </w:rPr>
          </w:rPrChange>
        </w:rPr>
        <w:t>080902</w:t>
      </w:r>
      <w:r w:rsidRPr="009D3A67">
        <w:rPr>
          <w:rFonts w:ascii="Times New Roman" w:hAnsi="Times New Roman" w:hint="eastAsia"/>
          <w:sz w:val="24"/>
          <w:szCs w:val="24"/>
          <w:rPrChange w:id="1126" w:author="Administrator" w:date="2014-08-05T16:54:00Z">
            <w:rPr>
              <w:rFonts w:ascii="Times New Roman" w:hAnsi="Times New Roman" w:hint="eastAsia"/>
              <w:color w:val="0000FF"/>
              <w:sz w:val="24"/>
              <w:szCs w:val="24"/>
            </w:rPr>
          </w:rPrChange>
        </w:rPr>
        <w:t>）等专业，并形成学科优势。</w:t>
      </w:r>
    </w:p>
    <w:p w:rsidR="00000000" w:rsidRPr="009D3A67" w:rsidRDefault="00F80C10" w:rsidP="009D3A67">
      <w:pPr>
        <w:pStyle w:val="a5"/>
        <w:spacing w:beforeLines="30" w:line="300" w:lineRule="auto"/>
        <w:ind w:firstLine="480"/>
        <w:rPr>
          <w:rFonts w:ascii="Times New Roman" w:hAnsi="Times New Roman"/>
          <w:sz w:val="24"/>
          <w:szCs w:val="24"/>
          <w:rPrChange w:id="1127" w:author="Administrator" w:date="2014-08-05T16:54:00Z">
            <w:rPr>
              <w:rFonts w:ascii="Times New Roman" w:hAnsi="Times New Roman"/>
              <w:sz w:val="24"/>
              <w:szCs w:val="24"/>
            </w:rPr>
          </w:rPrChange>
        </w:rPr>
        <w:pPrChange w:id="1128"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129" w:author="Administrator" w:date="2014-08-05T16:54:00Z">
            <w:rPr>
              <w:rFonts w:ascii="Times New Roman" w:hAnsi="Times New Roman" w:hint="eastAsia"/>
              <w:color w:val="0000FF"/>
              <w:sz w:val="24"/>
              <w:szCs w:val="24"/>
            </w:rPr>
          </w:rPrChange>
        </w:rPr>
        <w:t>“数字旅游”领域涉及旅游学、电子商务、空间信息、文化、艺术设计等相关学科方向，该系设旅游电子商务、旅游信息管理、景区数字化工程、旅游文化创意四个教研室。各专业与产业紧密结合，力图在专业的实用性和系统性建设上取得建树。该</w:t>
      </w:r>
      <w:r w:rsidRPr="009D3A67">
        <w:rPr>
          <w:rFonts w:ascii="Times New Roman" w:hAnsi="Times New Roman" w:hint="eastAsia"/>
          <w:sz w:val="24"/>
          <w:szCs w:val="24"/>
          <w:rPrChange w:id="1130" w:author="Administrator" w:date="2014-08-05T16:54:00Z">
            <w:rPr>
              <w:rFonts w:ascii="Times New Roman" w:hAnsi="Times New Roman" w:hint="eastAsia"/>
              <w:color w:val="0000FF"/>
              <w:sz w:val="24"/>
              <w:szCs w:val="24"/>
            </w:rPr>
          </w:rPrChange>
        </w:rPr>
        <w:lastRenderedPageBreak/>
        <w:t>学科具有理工文结合的特点，在培养学生扎实的信息科学基本知识的基础上，重视对旅游、文化等专业知识的拓展，独具特设的竞争力，在旅游业蓬勃发展的趋势下，具有很好的就业前景，毕业生适合到城市与区域规划、旅游管理、景区、旅行供应商、</w:t>
      </w:r>
      <w:r w:rsidRPr="009D3A67">
        <w:rPr>
          <w:rFonts w:ascii="Times New Roman" w:hAnsi="Times New Roman"/>
          <w:sz w:val="24"/>
          <w:szCs w:val="24"/>
          <w:rPrChange w:id="1131" w:author="Administrator" w:date="2014-08-05T16:54:00Z">
            <w:rPr>
              <w:rFonts w:ascii="Times New Roman" w:hAnsi="Times New Roman"/>
              <w:color w:val="0000FF"/>
              <w:sz w:val="24"/>
              <w:szCs w:val="24"/>
            </w:rPr>
          </w:rPrChange>
        </w:rPr>
        <w:t>IT</w:t>
      </w:r>
      <w:r w:rsidRPr="009D3A67">
        <w:rPr>
          <w:rFonts w:ascii="Times New Roman" w:hAnsi="Times New Roman" w:hint="eastAsia"/>
          <w:sz w:val="24"/>
          <w:szCs w:val="24"/>
          <w:rPrChange w:id="1132" w:author="Administrator" w:date="2014-08-05T16:54:00Z">
            <w:rPr>
              <w:rFonts w:ascii="Times New Roman" w:hAnsi="Times New Roman" w:hint="eastAsia"/>
              <w:color w:val="0000FF"/>
              <w:sz w:val="24"/>
              <w:szCs w:val="24"/>
            </w:rPr>
          </w:rPrChange>
        </w:rPr>
        <w:t>企业等机构从事信息化建设与管理、技术开发与应用、信息生产与传播等工作。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133" w:author="Administrator" w:date="2014-08-05T16:54:00Z">
            <w:rPr>
              <w:rFonts w:ascii="Times New Roman" w:hAnsi="Times New Roman"/>
              <w:sz w:val="24"/>
              <w:szCs w:val="24"/>
            </w:rPr>
          </w:rPrChange>
        </w:rPr>
        <w:pPrChange w:id="1134"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135"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136" w:author="Administrator" w:date="2014-08-05T16:54:00Z">
            <w:rPr>
              <w:rFonts w:ascii="Times New Roman" w:hAnsi="Times New Roman" w:hint="eastAsia"/>
              <w:color w:val="0000FF"/>
              <w:sz w:val="24"/>
              <w:szCs w:val="24"/>
            </w:rPr>
          </w:rPrChange>
        </w:rPr>
        <w:t>：冯刚（北京大学博士后、研究员，四川大学九寨沟生态环境与可持续发展国际联合实验室副主任，四川旅游发展集团总经理助理、网络公司董事长）</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137" w:author="Administrator" w:date="2014-08-05T16:54:00Z">
            <w:rPr>
              <w:rFonts w:ascii="Times New Roman" w:hAnsi="Times New Roman"/>
              <w:sz w:val="24"/>
              <w:szCs w:val="24"/>
            </w:rPr>
          </w:rPrChange>
        </w:rPr>
        <w:pPrChange w:id="1138"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139"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140" w:author="Administrator" w:date="2014-08-05T16:54:00Z">
            <w:rPr>
              <w:rFonts w:ascii="Times New Roman" w:hAnsi="Times New Roman" w:hint="eastAsia"/>
              <w:color w:val="0000FF"/>
              <w:sz w:val="24"/>
              <w:szCs w:val="24"/>
            </w:rPr>
          </w:rPrChange>
        </w:rPr>
        <w:t>：宫辉力（首都师范大学常务副校长、资环旅游学院教授，北京大学数字中国研究院学术委员，</w:t>
      </w:r>
      <w:r w:rsidRPr="009D3A67">
        <w:rPr>
          <w:sz w:val="24"/>
          <w:szCs w:val="24"/>
          <w:rPrChange w:id="1141" w:author="Administrator" w:date="2014-08-05T16:54:00Z">
            <w:rPr>
              <w:rFonts w:ascii="Times New Roman" w:hAnsi="Times New Roman"/>
              <w:color w:val="0000FF"/>
              <w:szCs w:val="24"/>
            </w:rPr>
          </w:rPrChange>
        </w:rPr>
        <w:fldChar w:fldCharType="begin"/>
      </w:r>
      <w:r w:rsidRPr="009D3A67">
        <w:rPr>
          <w:sz w:val="24"/>
          <w:szCs w:val="24"/>
          <w:rPrChange w:id="1142" w:author="Administrator" w:date="2014-08-05T16:54:00Z">
            <w:rPr>
              <w:rFonts w:ascii="Times New Roman" w:hAnsi="Times New Roman"/>
              <w:color w:val="0000FF"/>
              <w:szCs w:val="24"/>
            </w:rPr>
          </w:rPrChange>
        </w:rPr>
        <w:instrText>HYPERLINK "http://baike.baidu.com/view/5736191.htm" \t "_blank"</w:instrText>
      </w:r>
      <w:r w:rsidRPr="009D3A67">
        <w:rPr>
          <w:sz w:val="24"/>
          <w:szCs w:val="24"/>
          <w:rPrChange w:id="1143" w:author="Administrator" w:date="2014-08-05T16:54:00Z">
            <w:rPr>
              <w:rFonts w:ascii="Times New Roman" w:hAnsi="Times New Roman"/>
              <w:color w:val="0000FF"/>
              <w:szCs w:val="24"/>
            </w:rPr>
          </w:rPrChange>
        </w:rPr>
        <w:fldChar w:fldCharType="separate"/>
      </w:r>
      <w:r w:rsidRPr="009D3A67">
        <w:rPr>
          <w:rFonts w:ascii="Times New Roman" w:hAnsi="Times New Roman" w:hint="eastAsia"/>
          <w:sz w:val="24"/>
          <w:szCs w:val="24"/>
          <w:rPrChange w:id="1144" w:author="Administrator" w:date="2014-08-05T16:54:00Z">
            <w:rPr>
              <w:rFonts w:ascii="Times New Roman" w:hAnsi="Times New Roman" w:hint="eastAsia"/>
              <w:color w:val="0000FF"/>
              <w:sz w:val="24"/>
              <w:szCs w:val="24"/>
            </w:rPr>
          </w:rPrChange>
        </w:rPr>
        <w:t>俄罗斯工程院</w:t>
      </w:r>
      <w:r w:rsidRPr="009D3A67">
        <w:rPr>
          <w:sz w:val="24"/>
          <w:szCs w:val="24"/>
          <w:rPrChange w:id="1145" w:author="Administrator" w:date="2014-08-05T16:54:00Z">
            <w:rPr>
              <w:rFonts w:ascii="Times New Roman" w:hAnsi="Times New Roman"/>
              <w:color w:val="0000FF"/>
              <w:szCs w:val="24"/>
            </w:rPr>
          </w:rPrChange>
        </w:rPr>
        <w:fldChar w:fldCharType="end"/>
      </w:r>
      <w:r w:rsidRPr="009D3A67">
        <w:rPr>
          <w:rFonts w:ascii="Times New Roman" w:hAnsi="Times New Roman" w:hint="eastAsia"/>
          <w:sz w:val="24"/>
          <w:szCs w:val="24"/>
          <w:rPrChange w:id="1146" w:author="Administrator" w:date="2014-08-05T16:54:00Z">
            <w:rPr>
              <w:rFonts w:ascii="Times New Roman" w:hAnsi="Times New Roman" w:hint="eastAsia"/>
              <w:color w:val="0000FF"/>
              <w:sz w:val="24"/>
              <w:szCs w:val="24"/>
            </w:rPr>
          </w:rPrChange>
        </w:rPr>
        <w:t>院士）</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147" w:author="Administrator" w:date="2014-08-05T16:54:00Z">
            <w:rPr>
              <w:rFonts w:ascii="Times New Roman" w:hAnsi="ˎ̥"/>
              <w:b/>
              <w:sz w:val="28"/>
              <w:szCs w:val="28"/>
              <w:shd w:val="clear" w:color="auto" w:fill="CCFFCC"/>
            </w:rPr>
          </w:rPrChange>
        </w:rPr>
        <w:pPrChange w:id="1148"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149" w:author="Administrator" w:date="2014-08-05T16:54:00Z">
            <w:rPr>
              <w:rFonts w:ascii="Times New Roman" w:hAnsi="ˎ̥"/>
              <w:b/>
              <w:color w:val="0000FF"/>
              <w:sz w:val="28"/>
              <w:szCs w:val="24"/>
              <w:shd w:val="clear" w:color="auto" w:fill="CCFFCC"/>
            </w:rPr>
          </w:rPrChange>
        </w:rPr>
        <w:t>GIST07-</w:t>
      </w:r>
      <w:r w:rsidRPr="009D3A67">
        <w:rPr>
          <w:rFonts w:ascii="Times New Roman" w:hAnsi="ˎ̥" w:hint="eastAsia"/>
          <w:b/>
          <w:sz w:val="24"/>
          <w:szCs w:val="24"/>
          <w:shd w:val="clear" w:color="auto" w:fill="CCFFCC"/>
          <w:rPrChange w:id="1150" w:author="Administrator" w:date="2014-08-05T16:54:00Z">
            <w:rPr>
              <w:rFonts w:ascii="Times New Roman" w:hAnsi="ˎ̥" w:hint="eastAsia"/>
              <w:b/>
              <w:color w:val="0000FF"/>
              <w:sz w:val="28"/>
              <w:szCs w:val="24"/>
              <w:shd w:val="clear" w:color="auto" w:fill="CCFFCC"/>
            </w:rPr>
          </w:rPrChange>
        </w:rPr>
        <w:t>数字健康工程系</w:t>
      </w:r>
      <w:r w:rsidRPr="009D3A67">
        <w:rPr>
          <w:rFonts w:ascii="Times New Roman" w:hAnsi="ˎ̥"/>
          <w:b/>
          <w:sz w:val="24"/>
          <w:szCs w:val="24"/>
          <w:shd w:val="clear" w:color="auto" w:fill="CCFFCC"/>
          <w:rPrChange w:id="1151" w:author="Administrator" w:date="2014-08-05T16:54:00Z">
            <w:rPr>
              <w:rFonts w:ascii="Times New Roman" w:hAnsi="ˎ̥"/>
              <w:b/>
              <w:color w:val="0000FF"/>
              <w:sz w:val="28"/>
              <w:szCs w:val="24"/>
              <w:shd w:val="clear" w:color="auto" w:fill="CCFFCC"/>
            </w:rPr>
          </w:rPrChange>
        </w:rPr>
        <w:t>/</w:t>
      </w:r>
      <w:r w:rsidRPr="009D3A67">
        <w:rPr>
          <w:rFonts w:ascii="Times New Roman" w:hAnsi="ˎ̥" w:hint="eastAsia"/>
          <w:b/>
          <w:sz w:val="24"/>
          <w:szCs w:val="24"/>
          <w:shd w:val="clear" w:color="auto" w:fill="CCFFCC"/>
          <w:rPrChange w:id="1152" w:author="Administrator" w:date="2014-08-05T16:54:00Z">
            <w:rPr>
              <w:rFonts w:ascii="Times New Roman" w:hAnsi="ˎ̥" w:hint="eastAsia"/>
              <w:b/>
              <w:color w:val="0000FF"/>
              <w:sz w:val="28"/>
              <w:szCs w:val="24"/>
              <w:shd w:val="clear" w:color="auto" w:fill="CCFFCC"/>
            </w:rPr>
          </w:rPrChange>
        </w:rPr>
        <w:t>国际健康信息学院</w:t>
      </w:r>
    </w:p>
    <w:p w:rsidR="00000000" w:rsidRPr="009D3A67" w:rsidRDefault="00F80C10" w:rsidP="009D3A67">
      <w:pPr>
        <w:pStyle w:val="a5"/>
        <w:spacing w:beforeLines="30" w:line="300" w:lineRule="auto"/>
        <w:ind w:firstLine="480"/>
        <w:rPr>
          <w:rFonts w:ascii="Times New Roman" w:hAnsi="Times New Roman" w:cs="宋体"/>
          <w:kern w:val="0"/>
          <w:sz w:val="24"/>
          <w:szCs w:val="24"/>
          <w:rPrChange w:id="1153" w:author="Administrator" w:date="2014-08-05T16:54:00Z">
            <w:rPr>
              <w:rFonts w:ascii="Times New Roman" w:hAnsi="Times New Roman" w:cs="宋体"/>
              <w:kern w:val="0"/>
              <w:sz w:val="24"/>
              <w:szCs w:val="24"/>
            </w:rPr>
          </w:rPrChange>
        </w:rPr>
        <w:pPrChange w:id="1154" w:author="Administrator" w:date="2014-08-05T16:54:00Z">
          <w:pPr>
            <w:pStyle w:val="a5"/>
            <w:spacing w:beforeLines="30" w:line="300" w:lineRule="auto"/>
            <w:ind w:firstLine="480"/>
          </w:pPr>
        </w:pPrChange>
      </w:pPr>
      <w:r w:rsidRPr="009D3A67">
        <w:rPr>
          <w:rFonts w:ascii="Times New Roman" w:hAnsi="Times New Roman" w:cs="宋体" w:hint="eastAsia"/>
          <w:kern w:val="0"/>
          <w:sz w:val="24"/>
          <w:szCs w:val="24"/>
          <w:rPrChange w:id="1155" w:author="Administrator" w:date="2014-08-05T16:54:00Z">
            <w:rPr>
              <w:rFonts w:ascii="Times New Roman" w:hAnsi="Times New Roman" w:cs="宋体" w:hint="eastAsia"/>
              <w:color w:val="0000FF"/>
              <w:kern w:val="0"/>
              <w:sz w:val="24"/>
              <w:szCs w:val="24"/>
            </w:rPr>
          </w:rPrChange>
        </w:rPr>
        <w:t>“数字健康”（</w:t>
      </w:r>
      <w:r w:rsidRPr="009D3A67">
        <w:rPr>
          <w:rFonts w:ascii="Times New Roman" w:hAnsi="Times New Roman" w:cs="宋体"/>
          <w:kern w:val="0"/>
          <w:sz w:val="24"/>
          <w:szCs w:val="24"/>
          <w:rPrChange w:id="1156" w:author="Administrator" w:date="2014-08-05T16:54:00Z">
            <w:rPr>
              <w:rFonts w:ascii="Times New Roman" w:hAnsi="Times New Roman" w:cs="宋体"/>
              <w:color w:val="0000FF"/>
              <w:kern w:val="0"/>
              <w:sz w:val="24"/>
              <w:szCs w:val="24"/>
            </w:rPr>
          </w:rPrChange>
        </w:rPr>
        <w:t>dHealth</w:t>
      </w:r>
      <w:r w:rsidRPr="009D3A67">
        <w:rPr>
          <w:rFonts w:ascii="Times New Roman" w:hAnsi="Times New Roman" w:cs="宋体" w:hint="eastAsia"/>
          <w:kern w:val="0"/>
          <w:sz w:val="24"/>
          <w:szCs w:val="24"/>
          <w:rPrChange w:id="1157" w:author="Administrator" w:date="2014-08-05T16:54:00Z">
            <w:rPr>
              <w:rFonts w:ascii="Times New Roman" w:hAnsi="Times New Roman" w:cs="宋体" w:hint="eastAsia"/>
              <w:color w:val="0000FF"/>
              <w:kern w:val="0"/>
              <w:sz w:val="24"/>
              <w:szCs w:val="24"/>
            </w:rPr>
          </w:rPrChange>
        </w:rPr>
        <w:t>）是“数字中国”的有机组成部分，它和电子健康（</w:t>
      </w:r>
      <w:r w:rsidRPr="009D3A67">
        <w:rPr>
          <w:rFonts w:ascii="Times New Roman" w:hAnsi="Times New Roman" w:cs="宋体"/>
          <w:kern w:val="0"/>
          <w:sz w:val="24"/>
          <w:szCs w:val="24"/>
          <w:rPrChange w:id="1158" w:author="Administrator" w:date="2014-08-05T16:54:00Z">
            <w:rPr>
              <w:rFonts w:ascii="Times New Roman" w:hAnsi="Times New Roman" w:cs="宋体"/>
              <w:color w:val="0000FF"/>
              <w:kern w:val="0"/>
              <w:sz w:val="24"/>
              <w:szCs w:val="24"/>
            </w:rPr>
          </w:rPrChange>
        </w:rPr>
        <w:t>eHealth</w:t>
      </w:r>
      <w:r w:rsidRPr="009D3A67">
        <w:rPr>
          <w:rFonts w:ascii="Times New Roman" w:hAnsi="Times New Roman" w:cs="宋体" w:hint="eastAsia"/>
          <w:kern w:val="0"/>
          <w:sz w:val="24"/>
          <w:szCs w:val="24"/>
          <w:rPrChange w:id="1159" w:author="Administrator" w:date="2014-08-05T16:54:00Z">
            <w:rPr>
              <w:rFonts w:ascii="Times New Roman" w:hAnsi="Times New Roman" w:cs="宋体" w:hint="eastAsia"/>
              <w:color w:val="0000FF"/>
              <w:kern w:val="0"/>
              <w:sz w:val="24"/>
              <w:szCs w:val="24"/>
            </w:rPr>
          </w:rPrChange>
        </w:rPr>
        <w:t>）涵义相近，但更加突出数字化的空间信息技术和医疗与健康事业的相互融合和渗透。其根本宗旨是以空间信息技术和电子信息技术为支撑，充分利用遥感技术手段，建立健全数字化的人本健康服务与管理体系，包括公共卫生和医疗救护、临床医疗服务与社区卫生信息化体系，以及面向患者及其家庭的健康信息平台；综合运用生命科学、医学、通信、卫星定位、地理信息系统、微电子、数据库和电子表单等技术，将信息科学技术与人们的健康结合起来，为人们的健康、急救、诊断以及医疗资源的合理配置和有机整合提供必要的支撑，以实现“我的健康我做主”的人本健康理想。</w:t>
      </w:r>
    </w:p>
    <w:p w:rsidR="00000000" w:rsidRPr="009D3A67" w:rsidRDefault="00F80C10" w:rsidP="009D3A67">
      <w:pPr>
        <w:pStyle w:val="a5"/>
        <w:spacing w:beforeLines="30" w:line="300" w:lineRule="auto"/>
        <w:ind w:firstLine="480"/>
        <w:rPr>
          <w:rFonts w:ascii="Times New Roman" w:hAnsi="Times New Roman"/>
          <w:sz w:val="24"/>
          <w:szCs w:val="24"/>
          <w:rPrChange w:id="1160" w:author="Administrator" w:date="2014-08-05T16:54:00Z">
            <w:rPr>
              <w:rFonts w:ascii="Times New Roman" w:hAnsi="Times New Roman"/>
              <w:sz w:val="24"/>
              <w:szCs w:val="24"/>
            </w:rPr>
          </w:rPrChange>
        </w:rPr>
        <w:pPrChange w:id="1161"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162" w:author="Administrator" w:date="2014-08-05T16:54:00Z">
            <w:rPr>
              <w:rFonts w:ascii="Times New Roman" w:hAnsi="Times New Roman" w:hint="eastAsia"/>
              <w:color w:val="0000FF"/>
              <w:sz w:val="24"/>
              <w:szCs w:val="24"/>
            </w:rPr>
          </w:rPrChange>
        </w:rPr>
        <w:t>数字健康工程系（</w:t>
      </w:r>
      <w:r w:rsidRPr="009D3A67">
        <w:rPr>
          <w:rFonts w:ascii="Times New Roman" w:hAnsi="Times New Roman"/>
          <w:sz w:val="24"/>
          <w:szCs w:val="24"/>
          <w:rPrChange w:id="1163" w:author="Administrator" w:date="2014-08-05T16:54:00Z">
            <w:rPr>
              <w:rFonts w:ascii="Times New Roman" w:hAnsi="Times New Roman"/>
              <w:color w:val="0000FF"/>
              <w:sz w:val="24"/>
              <w:szCs w:val="24"/>
            </w:rPr>
          </w:rPrChange>
        </w:rPr>
        <w:t>Department of Digital Health Engineering/</w:t>
      </w:r>
      <w:r w:rsidRPr="009D3A67">
        <w:rPr>
          <w:rFonts w:ascii="Times New Roman" w:hAnsi="Times New Roman" w:hint="eastAsia"/>
          <w:sz w:val="24"/>
          <w:szCs w:val="24"/>
          <w:rPrChange w:id="1164" w:author="Administrator" w:date="2014-08-05T16:54:00Z">
            <w:rPr>
              <w:rFonts w:ascii="Times New Roman" w:hAnsi="Times New Roman" w:hint="eastAsia"/>
              <w:color w:val="0000FF"/>
              <w:sz w:val="24"/>
              <w:szCs w:val="24"/>
            </w:rPr>
          </w:rPrChange>
        </w:rPr>
        <w:t>国际健康信息学院（</w:t>
      </w:r>
      <w:r w:rsidRPr="009D3A67">
        <w:rPr>
          <w:rFonts w:ascii="Times New Roman" w:hAnsi="Times New Roman"/>
          <w:sz w:val="24"/>
          <w:szCs w:val="24"/>
          <w:rPrChange w:id="1165" w:author="Administrator" w:date="2014-08-05T16:54:00Z">
            <w:rPr>
              <w:rFonts w:ascii="Times New Roman" w:hAnsi="Times New Roman"/>
              <w:color w:val="0000FF"/>
              <w:sz w:val="24"/>
              <w:szCs w:val="24"/>
            </w:rPr>
          </w:rPrChange>
        </w:rPr>
        <w:t>International School of Health Informatics</w:t>
      </w:r>
      <w:r w:rsidRPr="009D3A67">
        <w:rPr>
          <w:rFonts w:ascii="Times New Roman" w:hAnsi="Times New Roman" w:hint="eastAsia"/>
          <w:sz w:val="24"/>
          <w:szCs w:val="24"/>
          <w:rPrChange w:id="1166" w:author="Administrator" w:date="2014-08-05T16:54:00Z">
            <w:rPr>
              <w:rFonts w:ascii="Times New Roman" w:hAnsi="Times New Roman" w:hint="eastAsia"/>
              <w:color w:val="0000FF"/>
              <w:sz w:val="24"/>
              <w:szCs w:val="24"/>
            </w:rPr>
          </w:rPrChange>
        </w:rPr>
        <w:t>）是京元学院专门从事“数字健康”相关科学研究、技术开发、健康管理与服务人才培养等工作的教学、科研单位。该系（院）面向“数字健康”重大需求，依托</w:t>
      </w:r>
      <w:r w:rsidRPr="009D3A67">
        <w:rPr>
          <w:rFonts w:ascii="Times New Roman" w:hAnsi="Times New Roman"/>
          <w:sz w:val="24"/>
          <w:szCs w:val="24"/>
          <w:rPrChange w:id="1167"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168" w:author="Administrator" w:date="2014-08-05T16:54:00Z">
            <w:rPr>
              <w:rFonts w:ascii="Times New Roman" w:hAnsi="Times New Roman" w:hint="eastAsia"/>
              <w:color w:val="0000FF"/>
              <w:sz w:val="24"/>
              <w:szCs w:val="24"/>
            </w:rPr>
          </w:rPrChange>
        </w:rPr>
        <w:t>成员及其合作单位的优质教育资源和雄厚师资队伍，系统建设“数字健康”特色学科体系。拟设数字健康与信息工程、全球健康与人本健康信息力、生殖健康与社区卫生等三个教研室，并将与本领域国际国内其他相关机构和优势企业紧密合作，重点建设人本健康管理与社区医学、生殖健康与妇幼保健医学（</w:t>
      </w:r>
      <w:r w:rsidRPr="009D3A67">
        <w:rPr>
          <w:rFonts w:ascii="Times New Roman" w:hAnsi="Times New Roman"/>
          <w:sz w:val="24"/>
          <w:szCs w:val="24"/>
          <w:rPrChange w:id="1169" w:author="Administrator" w:date="2014-08-05T16:54:00Z">
            <w:rPr>
              <w:rFonts w:ascii="Times New Roman" w:hAnsi="Times New Roman"/>
              <w:color w:val="0000FF"/>
              <w:sz w:val="24"/>
              <w:szCs w:val="24"/>
            </w:rPr>
          </w:rPrChange>
        </w:rPr>
        <w:t>100403TK</w:t>
      </w:r>
      <w:r w:rsidRPr="009D3A67">
        <w:rPr>
          <w:rFonts w:ascii="Times New Roman" w:hAnsi="Times New Roman" w:hint="eastAsia"/>
          <w:sz w:val="24"/>
          <w:szCs w:val="24"/>
          <w:rPrChange w:id="1170" w:author="Administrator" w:date="2014-08-05T16:54:00Z">
            <w:rPr>
              <w:rFonts w:ascii="Times New Roman" w:hAnsi="Times New Roman" w:hint="eastAsia"/>
              <w:color w:val="0000FF"/>
              <w:sz w:val="24"/>
              <w:szCs w:val="24"/>
            </w:rPr>
          </w:rPrChange>
        </w:rPr>
        <w:t>）、全球健康学（</w:t>
      </w:r>
      <w:r w:rsidRPr="009D3A67">
        <w:rPr>
          <w:rFonts w:ascii="Times New Roman" w:hAnsi="Times New Roman"/>
          <w:sz w:val="24"/>
          <w:szCs w:val="24"/>
          <w:rPrChange w:id="1171" w:author="Administrator" w:date="2014-08-05T16:54:00Z">
            <w:rPr>
              <w:rFonts w:ascii="Times New Roman" w:hAnsi="Times New Roman"/>
              <w:color w:val="0000FF"/>
              <w:sz w:val="24"/>
              <w:szCs w:val="24"/>
            </w:rPr>
          </w:rPrChange>
        </w:rPr>
        <w:t>100405TK</w:t>
      </w:r>
      <w:r w:rsidRPr="009D3A67">
        <w:rPr>
          <w:rFonts w:ascii="Times New Roman" w:hAnsi="Times New Roman" w:hint="eastAsia"/>
          <w:sz w:val="24"/>
          <w:szCs w:val="24"/>
          <w:rPrChange w:id="1172" w:author="Administrator" w:date="2014-08-05T16:54:00Z">
            <w:rPr>
              <w:rFonts w:ascii="Times New Roman" w:hAnsi="Times New Roman" w:hint="eastAsia"/>
              <w:color w:val="0000FF"/>
              <w:sz w:val="24"/>
              <w:szCs w:val="24"/>
            </w:rPr>
          </w:rPrChange>
        </w:rPr>
        <w:t>）、护理学（</w:t>
      </w:r>
      <w:r w:rsidRPr="009D3A67">
        <w:rPr>
          <w:rFonts w:ascii="Times New Roman" w:hAnsi="Times New Roman"/>
          <w:sz w:val="24"/>
          <w:szCs w:val="24"/>
          <w:rPrChange w:id="1173" w:author="Administrator" w:date="2014-08-05T16:54:00Z">
            <w:rPr>
              <w:rFonts w:ascii="Times New Roman" w:hAnsi="Times New Roman"/>
              <w:color w:val="0000FF"/>
              <w:sz w:val="24"/>
              <w:szCs w:val="24"/>
            </w:rPr>
          </w:rPrChange>
        </w:rPr>
        <w:t>101101</w:t>
      </w:r>
      <w:r w:rsidRPr="009D3A67">
        <w:rPr>
          <w:rFonts w:ascii="Times New Roman" w:hAnsi="Times New Roman" w:hint="eastAsia"/>
          <w:sz w:val="24"/>
          <w:szCs w:val="24"/>
          <w:rPrChange w:id="1174" w:author="Administrator" w:date="2014-08-05T16:54:00Z">
            <w:rPr>
              <w:rFonts w:ascii="Times New Roman" w:hAnsi="Times New Roman" w:hint="eastAsia"/>
              <w:color w:val="0000FF"/>
              <w:sz w:val="24"/>
              <w:szCs w:val="24"/>
            </w:rPr>
          </w:rPrChange>
        </w:rPr>
        <w:t>）等专业，并形成以人本健康管理为特色的学科优势。</w:t>
      </w:r>
    </w:p>
    <w:p w:rsidR="00000000" w:rsidRPr="009D3A67" w:rsidRDefault="00F80C10" w:rsidP="009D3A67">
      <w:pPr>
        <w:pStyle w:val="a5"/>
        <w:spacing w:beforeLines="30" w:line="300" w:lineRule="auto"/>
        <w:ind w:firstLine="480"/>
        <w:rPr>
          <w:rFonts w:ascii="Times New Roman" w:hAnsi="Times New Roman"/>
          <w:sz w:val="24"/>
          <w:szCs w:val="24"/>
          <w:rPrChange w:id="1175" w:author="Administrator" w:date="2014-08-05T16:54:00Z">
            <w:rPr>
              <w:rFonts w:ascii="Times New Roman" w:hAnsi="Times New Roman"/>
              <w:sz w:val="24"/>
              <w:szCs w:val="24"/>
            </w:rPr>
          </w:rPrChange>
        </w:rPr>
        <w:pPrChange w:id="1176"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177" w:author="Administrator" w:date="2014-08-05T16:54:00Z">
            <w:rPr>
              <w:rFonts w:ascii="Times New Roman" w:hAnsi="Times New Roman" w:hint="eastAsia"/>
              <w:color w:val="0000FF"/>
              <w:sz w:val="24"/>
              <w:szCs w:val="24"/>
            </w:rPr>
          </w:rPrChange>
        </w:rPr>
        <w:t>该学科将重视培养学生扎实而广博的信息科学基本知识、人本健康基本理论和基本技能，培养学生熟练的数字健康信息系统开发和应用的能力。该学科适应性强，就业机会多，就业前景十分广阔，毕业生适合到社区卫生中心、青少年</w:t>
      </w:r>
      <w:r w:rsidRPr="009D3A67">
        <w:rPr>
          <w:rFonts w:ascii="Times New Roman" w:hAnsi="Times New Roman"/>
          <w:sz w:val="24"/>
          <w:szCs w:val="24"/>
          <w:rPrChange w:id="1178"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179" w:author="Administrator" w:date="2014-08-05T16:54:00Z">
            <w:rPr>
              <w:rFonts w:ascii="Times New Roman" w:hAnsi="Times New Roman" w:hint="eastAsia"/>
              <w:color w:val="0000FF"/>
              <w:sz w:val="24"/>
              <w:szCs w:val="24"/>
            </w:rPr>
          </w:rPrChange>
        </w:rPr>
        <w:t>老年</w:t>
      </w:r>
      <w:r w:rsidRPr="009D3A67">
        <w:rPr>
          <w:rFonts w:ascii="Times New Roman" w:hAnsi="Times New Roman"/>
          <w:sz w:val="24"/>
          <w:szCs w:val="24"/>
          <w:rPrChange w:id="1180"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181" w:author="Administrator" w:date="2014-08-05T16:54:00Z">
            <w:rPr>
              <w:rFonts w:ascii="Times New Roman" w:hAnsi="Times New Roman" w:hint="eastAsia"/>
              <w:color w:val="0000FF"/>
              <w:sz w:val="24"/>
              <w:szCs w:val="24"/>
            </w:rPr>
          </w:rPrChange>
        </w:rPr>
        <w:t>妇幼保健和家庭服务机构、各类专科或综合医院、疾病控制机构和计划生育服务机构从业，可以成为微小民营医疗与健康服务机构的创办人或业务骨干，可以到众多领域的各级政府部门、科研院校、</w:t>
      </w:r>
      <w:r w:rsidRPr="009D3A67">
        <w:rPr>
          <w:rFonts w:ascii="Times New Roman" w:hAnsi="Times New Roman"/>
          <w:sz w:val="24"/>
          <w:szCs w:val="24"/>
          <w:rPrChange w:id="1182" w:author="Administrator" w:date="2014-08-05T16:54:00Z">
            <w:rPr>
              <w:rFonts w:ascii="Times New Roman" w:hAnsi="Times New Roman"/>
              <w:color w:val="0000FF"/>
              <w:sz w:val="24"/>
              <w:szCs w:val="24"/>
            </w:rPr>
          </w:rPrChange>
        </w:rPr>
        <w:t>IT</w:t>
      </w:r>
      <w:r w:rsidRPr="009D3A67">
        <w:rPr>
          <w:rFonts w:ascii="Times New Roman" w:hAnsi="Times New Roman" w:hint="eastAsia"/>
          <w:sz w:val="24"/>
          <w:szCs w:val="24"/>
          <w:rPrChange w:id="1183" w:author="Administrator" w:date="2014-08-05T16:54:00Z">
            <w:rPr>
              <w:rFonts w:ascii="Times New Roman" w:hAnsi="Times New Roman" w:hint="eastAsia"/>
              <w:color w:val="0000FF"/>
              <w:sz w:val="24"/>
              <w:szCs w:val="24"/>
            </w:rPr>
          </w:rPrChange>
        </w:rPr>
        <w:t>公司企业从事相关管理、科研、教学、技术开发与应用等工作。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184" w:author="Administrator" w:date="2014-08-05T16:54:00Z">
            <w:rPr>
              <w:rFonts w:ascii="Times New Roman" w:hAnsi="Times New Roman"/>
              <w:sz w:val="24"/>
              <w:szCs w:val="24"/>
            </w:rPr>
          </w:rPrChange>
        </w:rPr>
        <w:pPrChange w:id="1185"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186"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187" w:author="Administrator" w:date="2014-08-05T16:54:00Z">
            <w:rPr>
              <w:rFonts w:ascii="Times New Roman" w:hAnsi="Times New Roman" w:hint="eastAsia"/>
              <w:color w:val="0000FF"/>
              <w:sz w:val="24"/>
              <w:szCs w:val="24"/>
            </w:rPr>
          </w:rPrChange>
        </w:rPr>
        <w:t>：萧绍博（中国人口与发展研究中心研究员，北京大学数字中</w:t>
      </w:r>
      <w:r w:rsidRPr="009D3A67">
        <w:rPr>
          <w:rFonts w:ascii="Times New Roman" w:hAnsi="Times New Roman" w:hint="eastAsia"/>
          <w:sz w:val="24"/>
          <w:szCs w:val="24"/>
          <w:rPrChange w:id="1188" w:author="Administrator" w:date="2014-08-05T16:54:00Z">
            <w:rPr>
              <w:rFonts w:ascii="Times New Roman" w:hAnsi="Times New Roman" w:hint="eastAsia"/>
              <w:color w:val="0000FF"/>
              <w:sz w:val="24"/>
              <w:szCs w:val="24"/>
            </w:rPr>
          </w:rPrChange>
        </w:rPr>
        <w:lastRenderedPageBreak/>
        <w:t>国研究院学术委员，国家人口和计划生育委员会科技司原司长）</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189" w:author="Administrator" w:date="2014-08-05T16:54:00Z">
            <w:rPr>
              <w:rFonts w:ascii="Times New Roman" w:hAnsi="Times New Roman"/>
              <w:sz w:val="24"/>
              <w:szCs w:val="24"/>
            </w:rPr>
          </w:rPrChange>
        </w:rPr>
        <w:pPrChange w:id="1190"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191"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192" w:author="Administrator" w:date="2014-08-05T16:54:00Z">
            <w:rPr>
              <w:rFonts w:ascii="Times New Roman" w:hAnsi="Times New Roman" w:hint="eastAsia"/>
              <w:color w:val="0000FF"/>
              <w:sz w:val="24"/>
              <w:szCs w:val="24"/>
            </w:rPr>
          </w:rPrChange>
        </w:rPr>
        <w:t>：李军（加拿大滑铁卢大学环境学院遥感与地理空间技术实验室主任、教授，北京大学数字中国研究院学术委员）</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193" w:author="Administrator" w:date="2014-08-05T16:54:00Z">
            <w:rPr>
              <w:rFonts w:ascii="Times New Roman" w:hAnsi="ˎ̥"/>
              <w:b/>
              <w:sz w:val="28"/>
              <w:szCs w:val="28"/>
              <w:shd w:val="clear" w:color="auto" w:fill="CCFFCC"/>
            </w:rPr>
          </w:rPrChange>
        </w:rPr>
        <w:pPrChange w:id="1194"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195" w:author="Administrator" w:date="2014-08-05T16:54:00Z">
            <w:rPr>
              <w:rFonts w:ascii="Times New Roman" w:hAnsi="ˎ̥"/>
              <w:b/>
              <w:color w:val="0000FF"/>
              <w:sz w:val="28"/>
              <w:szCs w:val="24"/>
              <w:shd w:val="clear" w:color="auto" w:fill="CCFFCC"/>
            </w:rPr>
          </w:rPrChange>
        </w:rPr>
        <w:t>GIST08-</w:t>
      </w:r>
      <w:r w:rsidRPr="009D3A67">
        <w:rPr>
          <w:rFonts w:ascii="Times New Roman" w:hAnsi="ˎ̥" w:hint="eastAsia"/>
          <w:b/>
          <w:sz w:val="24"/>
          <w:szCs w:val="24"/>
          <w:shd w:val="clear" w:color="auto" w:fill="CCFFCC"/>
          <w:rPrChange w:id="1196" w:author="Administrator" w:date="2014-08-05T16:54:00Z">
            <w:rPr>
              <w:rFonts w:ascii="Times New Roman" w:hAnsi="ˎ̥" w:hint="eastAsia"/>
              <w:b/>
              <w:color w:val="0000FF"/>
              <w:sz w:val="28"/>
              <w:szCs w:val="24"/>
              <w:shd w:val="clear" w:color="auto" w:fill="CCFFCC"/>
            </w:rPr>
          </w:rPrChange>
        </w:rPr>
        <w:t>数字经济管理系</w:t>
      </w:r>
    </w:p>
    <w:p w:rsidR="00000000" w:rsidRPr="009D3A67" w:rsidRDefault="00F80C10" w:rsidP="009D3A67">
      <w:pPr>
        <w:pStyle w:val="a5"/>
        <w:spacing w:beforeLines="30" w:line="300" w:lineRule="auto"/>
        <w:ind w:firstLine="480"/>
        <w:rPr>
          <w:rFonts w:ascii="Times New Roman" w:hAnsi="Times New Roman"/>
          <w:sz w:val="24"/>
          <w:szCs w:val="24"/>
          <w:rPrChange w:id="1197" w:author="Administrator" w:date="2014-08-05T16:54:00Z">
            <w:rPr>
              <w:rFonts w:ascii="Times New Roman" w:hAnsi="Times New Roman"/>
              <w:sz w:val="24"/>
              <w:szCs w:val="24"/>
            </w:rPr>
          </w:rPrChange>
        </w:rPr>
        <w:pPrChange w:id="1198"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199" w:author="Administrator" w:date="2014-08-05T16:54:00Z">
            <w:rPr>
              <w:rFonts w:ascii="Times New Roman" w:hAnsi="Times New Roman" w:hint="eastAsia"/>
              <w:color w:val="0000FF"/>
              <w:sz w:val="24"/>
              <w:szCs w:val="24"/>
            </w:rPr>
          </w:rPrChange>
        </w:rPr>
        <w:t>对于我们所面临的这个信息时代，技术并不是唯一重要的因素。我们所真正面临的更多是一个社会转型趋势的变迁，在这一变迁过程中，社会、经济、文化、以及政治等各个方面都在新技术的推动作用下，展现出一种全新的生命活力（曼纽尔．卡斯特尔，</w:t>
      </w:r>
      <w:r w:rsidRPr="009D3A67">
        <w:rPr>
          <w:rFonts w:ascii="Times New Roman" w:hAnsi="Times New Roman"/>
          <w:sz w:val="24"/>
          <w:szCs w:val="24"/>
          <w:rPrChange w:id="1200" w:author="Administrator" w:date="2014-08-05T16:54:00Z">
            <w:rPr>
              <w:rFonts w:ascii="Times New Roman" w:hAnsi="Times New Roman"/>
              <w:color w:val="0000FF"/>
              <w:sz w:val="24"/>
              <w:szCs w:val="24"/>
            </w:rPr>
          </w:rPrChange>
        </w:rPr>
        <w:t>2001</w:t>
      </w:r>
      <w:r w:rsidRPr="009D3A67">
        <w:rPr>
          <w:rFonts w:ascii="Times New Roman" w:hAnsi="Times New Roman" w:hint="eastAsia"/>
          <w:sz w:val="24"/>
          <w:szCs w:val="24"/>
          <w:rPrChange w:id="1201" w:author="Administrator" w:date="2014-08-05T16:54:00Z">
            <w:rPr>
              <w:rFonts w:ascii="Times New Roman" w:hAnsi="Times New Roman" w:hint="eastAsia"/>
              <w:color w:val="0000FF"/>
              <w:sz w:val="24"/>
              <w:szCs w:val="24"/>
            </w:rPr>
          </w:rPrChange>
        </w:rPr>
        <w:t>）。实际上，近些年信息技术或信息与通信技术的飞速发展确实给人类社会的经济建设带来了前所未有的冲击与机遇。这一方面体现在其对于传统产业生产与分配过程中的效率提升上；另一方面，我们也看到这些新技术的应用也正在创造出越来越多新的经济增长点和创新商业模式。</w:t>
      </w:r>
      <w:r w:rsidRPr="009D3A67">
        <w:rPr>
          <w:rFonts w:ascii="Times New Roman" w:hAnsi="Times New Roman"/>
          <w:sz w:val="24"/>
          <w:szCs w:val="24"/>
          <w:rPrChange w:id="1202" w:author="Administrator" w:date="2014-08-05T16:54:00Z">
            <w:rPr>
              <w:rFonts w:ascii="Times New Roman" w:hAnsi="Times New Roman"/>
              <w:color w:val="0000FF"/>
              <w:sz w:val="24"/>
              <w:szCs w:val="24"/>
            </w:rPr>
          </w:rPrChange>
        </w:rPr>
        <w:t>1996</w:t>
      </w:r>
      <w:r w:rsidRPr="009D3A67">
        <w:rPr>
          <w:rFonts w:ascii="Times New Roman" w:hAnsi="Times New Roman" w:hint="eastAsia"/>
          <w:sz w:val="24"/>
          <w:szCs w:val="24"/>
          <w:rPrChange w:id="1203" w:author="Administrator" w:date="2014-08-05T16:54:00Z">
            <w:rPr>
              <w:rFonts w:ascii="Times New Roman" w:hAnsi="Times New Roman" w:hint="eastAsia"/>
              <w:color w:val="0000FF"/>
              <w:sz w:val="24"/>
              <w:szCs w:val="24"/>
            </w:rPr>
          </w:rPrChange>
        </w:rPr>
        <w:t>年，唐．塔皮斯考特教授首次将其命名为“数字经济”（</w:t>
      </w:r>
      <w:r w:rsidRPr="009D3A67">
        <w:rPr>
          <w:rFonts w:ascii="Times New Roman" w:hAnsi="Times New Roman"/>
          <w:sz w:val="24"/>
          <w:szCs w:val="24"/>
          <w:rPrChange w:id="1204" w:author="Administrator" w:date="2014-08-05T16:54:00Z">
            <w:rPr>
              <w:rFonts w:ascii="Times New Roman" w:hAnsi="Times New Roman"/>
              <w:color w:val="0000FF"/>
              <w:sz w:val="24"/>
              <w:szCs w:val="24"/>
            </w:rPr>
          </w:rPrChange>
        </w:rPr>
        <w:t>Digital Economy</w:t>
      </w:r>
      <w:r w:rsidRPr="009D3A67">
        <w:rPr>
          <w:rFonts w:ascii="Times New Roman" w:hAnsi="Times New Roman" w:hint="eastAsia"/>
          <w:sz w:val="24"/>
          <w:szCs w:val="24"/>
          <w:rPrChange w:id="1205" w:author="Administrator" w:date="2014-08-05T16:54:00Z">
            <w:rPr>
              <w:rFonts w:ascii="Times New Roman" w:hAnsi="Times New Roman" w:hint="eastAsia"/>
              <w:color w:val="0000FF"/>
              <w:sz w:val="24"/>
              <w:szCs w:val="24"/>
            </w:rPr>
          </w:rPrChange>
        </w:rPr>
        <w:t>），他相信，在未来的经济社会中，几乎所有的经济行为（能力）都会是以“比特”（如</w:t>
      </w:r>
      <w:r w:rsidRPr="009D3A67">
        <w:rPr>
          <w:rFonts w:ascii="Times New Roman" w:hAnsi="Times New Roman"/>
          <w:sz w:val="24"/>
          <w:szCs w:val="24"/>
          <w:rPrChange w:id="1206" w:author="Administrator" w:date="2014-08-05T16:54:00Z">
            <w:rPr>
              <w:rFonts w:ascii="Times New Roman" w:hAnsi="Times New Roman"/>
              <w:color w:val="0000FF"/>
              <w:sz w:val="24"/>
              <w:szCs w:val="24"/>
            </w:rPr>
          </w:rPrChange>
        </w:rPr>
        <w:t>0</w:t>
      </w:r>
      <w:r w:rsidRPr="009D3A67">
        <w:rPr>
          <w:rFonts w:ascii="Times New Roman" w:hAnsi="Times New Roman" w:hint="eastAsia"/>
          <w:sz w:val="24"/>
          <w:szCs w:val="24"/>
          <w:rPrChange w:id="1207" w:author="Administrator" w:date="2014-08-05T16:54:00Z">
            <w:rPr>
              <w:rFonts w:ascii="Times New Roman" w:hAnsi="Times New Roman" w:hint="eastAsia"/>
              <w:color w:val="0000FF"/>
              <w:sz w:val="24"/>
              <w:szCs w:val="24"/>
            </w:rPr>
          </w:rPrChange>
        </w:rPr>
        <w:t>和</w:t>
      </w:r>
      <w:r w:rsidRPr="009D3A67">
        <w:rPr>
          <w:rFonts w:ascii="Times New Roman" w:hAnsi="Times New Roman"/>
          <w:sz w:val="24"/>
          <w:szCs w:val="24"/>
          <w:rPrChange w:id="1208" w:author="Administrator" w:date="2014-08-05T16:54:00Z">
            <w:rPr>
              <w:rFonts w:ascii="Times New Roman" w:hAnsi="Times New Roman"/>
              <w:color w:val="0000FF"/>
              <w:sz w:val="24"/>
              <w:szCs w:val="24"/>
            </w:rPr>
          </w:rPrChange>
        </w:rPr>
        <w:t>1</w:t>
      </w:r>
      <w:r w:rsidRPr="009D3A67">
        <w:rPr>
          <w:rFonts w:ascii="Times New Roman" w:hAnsi="Times New Roman" w:hint="eastAsia"/>
          <w:sz w:val="24"/>
          <w:szCs w:val="24"/>
          <w:rPrChange w:id="1209" w:author="Administrator" w:date="2014-08-05T16:54:00Z">
            <w:rPr>
              <w:rFonts w:ascii="Times New Roman" w:hAnsi="Times New Roman" w:hint="eastAsia"/>
              <w:color w:val="0000FF"/>
              <w:sz w:val="24"/>
              <w:szCs w:val="24"/>
            </w:rPr>
          </w:rPrChange>
        </w:rPr>
        <w:t>）的方式展现出来，而人们对于“比特”的高效管理无疑将会十分有利于提升全社会的经济运行效率。因此对于这种新型经济模式的系统性学习与研究无疑将会有助于推动我国未来的经济发展，加快我国的经济全球化进程。</w:t>
      </w:r>
    </w:p>
    <w:p w:rsidR="00000000" w:rsidRPr="009D3A67" w:rsidRDefault="00F80C10" w:rsidP="009D3A67">
      <w:pPr>
        <w:pStyle w:val="a5"/>
        <w:spacing w:beforeLines="30" w:line="300" w:lineRule="auto"/>
        <w:ind w:firstLine="480"/>
        <w:rPr>
          <w:rFonts w:ascii="Times New Roman" w:hAnsi="Times New Roman"/>
          <w:sz w:val="24"/>
          <w:szCs w:val="24"/>
          <w:rPrChange w:id="1210" w:author="Administrator" w:date="2014-08-05T16:54:00Z">
            <w:rPr>
              <w:rFonts w:ascii="Times New Roman" w:hAnsi="Times New Roman"/>
              <w:sz w:val="24"/>
              <w:szCs w:val="24"/>
            </w:rPr>
          </w:rPrChange>
        </w:rPr>
        <w:pPrChange w:id="1211"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212" w:author="Administrator" w:date="2014-08-05T16:54:00Z">
            <w:rPr>
              <w:rFonts w:ascii="Times New Roman" w:hAnsi="Times New Roman" w:hint="eastAsia"/>
              <w:color w:val="0000FF"/>
              <w:sz w:val="24"/>
              <w:szCs w:val="24"/>
            </w:rPr>
          </w:rPrChange>
        </w:rPr>
        <w:t>数字经济管理系（</w:t>
      </w:r>
      <w:r w:rsidRPr="009D3A67">
        <w:rPr>
          <w:rFonts w:ascii="Times New Roman" w:hAnsi="Times New Roman"/>
          <w:sz w:val="24"/>
          <w:szCs w:val="24"/>
          <w:rPrChange w:id="1213" w:author="Administrator" w:date="2014-08-05T16:54:00Z">
            <w:rPr>
              <w:rFonts w:ascii="Times New Roman" w:hAnsi="Times New Roman"/>
              <w:color w:val="0000FF"/>
              <w:sz w:val="24"/>
              <w:szCs w:val="24"/>
            </w:rPr>
          </w:rPrChange>
        </w:rPr>
        <w:t>Department of Digital Economy Management</w:t>
      </w:r>
      <w:r w:rsidRPr="009D3A67">
        <w:rPr>
          <w:rFonts w:ascii="Times New Roman" w:hAnsi="Times New Roman" w:hint="eastAsia"/>
          <w:sz w:val="24"/>
          <w:szCs w:val="24"/>
          <w:rPrChange w:id="1214" w:author="Administrator" w:date="2014-08-05T16:54:00Z">
            <w:rPr>
              <w:rFonts w:ascii="Times New Roman" w:hAnsi="Times New Roman" w:hint="eastAsia"/>
              <w:color w:val="0000FF"/>
              <w:sz w:val="24"/>
              <w:szCs w:val="24"/>
            </w:rPr>
          </w:rPrChange>
        </w:rPr>
        <w:t>）是京元学院专门针对新型数字技术（如互联网、物联网、云计算、移动互联网等）在经济领域中的创新应用而建立的一个综合性教学、科研单位。鉴于“数字经济”管理涉及社会学、经济学、管理学、政治学、计算机科学与技术、媒体与通讯技术等相关学科方向，该系将依托</w:t>
      </w:r>
      <w:r w:rsidRPr="009D3A67">
        <w:rPr>
          <w:rFonts w:ascii="Times New Roman" w:hAnsi="Times New Roman"/>
          <w:sz w:val="24"/>
          <w:szCs w:val="24"/>
          <w:rPrChange w:id="1215"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216" w:author="Administrator" w:date="2014-08-05T16:54:00Z">
            <w:rPr>
              <w:rFonts w:ascii="Times New Roman" w:hAnsi="Times New Roman" w:hint="eastAsia"/>
              <w:color w:val="0000FF"/>
              <w:sz w:val="24"/>
              <w:szCs w:val="24"/>
            </w:rPr>
          </w:rPrChange>
        </w:rPr>
        <w:t>成员单位的优质教育资源和雄厚师资队伍，与本领域相关机构和优势企业紧密合作，系统建设“数字经济”管理与创新领域学科体系，重点建设数字经济管理、资源与环境经济学（</w:t>
      </w:r>
      <w:r w:rsidRPr="009D3A67">
        <w:rPr>
          <w:rFonts w:ascii="Times New Roman" w:hAnsi="Times New Roman"/>
          <w:sz w:val="24"/>
          <w:szCs w:val="24"/>
          <w:rPrChange w:id="1217" w:author="Administrator" w:date="2014-08-05T16:54:00Z">
            <w:rPr>
              <w:rFonts w:ascii="Times New Roman" w:hAnsi="Times New Roman"/>
              <w:color w:val="0000FF"/>
              <w:sz w:val="24"/>
              <w:szCs w:val="24"/>
            </w:rPr>
          </w:rPrChange>
        </w:rPr>
        <w:t>020104T</w:t>
      </w:r>
      <w:r w:rsidRPr="009D3A67">
        <w:rPr>
          <w:rFonts w:ascii="Times New Roman" w:hAnsi="Times New Roman" w:hint="eastAsia"/>
          <w:sz w:val="24"/>
          <w:szCs w:val="24"/>
          <w:rPrChange w:id="1218" w:author="Administrator" w:date="2014-08-05T16:54:00Z">
            <w:rPr>
              <w:rFonts w:ascii="Times New Roman" w:hAnsi="Times New Roman" w:hint="eastAsia"/>
              <w:color w:val="0000FF"/>
              <w:sz w:val="24"/>
              <w:szCs w:val="24"/>
            </w:rPr>
          </w:rPrChange>
        </w:rPr>
        <w:t>）、电子商务（</w:t>
      </w:r>
      <w:r w:rsidRPr="009D3A67">
        <w:rPr>
          <w:rFonts w:ascii="Times New Roman" w:hAnsi="Times New Roman"/>
          <w:sz w:val="24"/>
          <w:szCs w:val="24"/>
          <w:rPrChange w:id="1219" w:author="Administrator" w:date="2014-08-05T16:54:00Z">
            <w:rPr>
              <w:rFonts w:ascii="Times New Roman" w:hAnsi="Times New Roman"/>
              <w:color w:val="0000FF"/>
              <w:sz w:val="24"/>
              <w:szCs w:val="24"/>
            </w:rPr>
          </w:rPrChange>
        </w:rPr>
        <w:t>120801</w:t>
      </w:r>
      <w:r w:rsidRPr="009D3A67">
        <w:rPr>
          <w:rFonts w:ascii="Times New Roman" w:hAnsi="Times New Roman" w:hint="eastAsia"/>
          <w:sz w:val="24"/>
          <w:szCs w:val="24"/>
          <w:rPrChange w:id="1220" w:author="Administrator" w:date="2014-08-05T16:54:00Z">
            <w:rPr>
              <w:rFonts w:ascii="Times New Roman" w:hAnsi="Times New Roman" w:hint="eastAsia"/>
              <w:color w:val="0000FF"/>
              <w:sz w:val="24"/>
              <w:szCs w:val="24"/>
            </w:rPr>
          </w:rPrChange>
        </w:rPr>
        <w:t>）等专业，并形成学科优势。</w:t>
      </w:r>
    </w:p>
    <w:p w:rsidR="00000000" w:rsidRPr="009D3A67" w:rsidRDefault="00F80C10" w:rsidP="009D3A67">
      <w:pPr>
        <w:pStyle w:val="a5"/>
        <w:spacing w:beforeLines="30" w:line="300" w:lineRule="auto"/>
        <w:ind w:firstLine="480"/>
        <w:rPr>
          <w:rFonts w:ascii="Times New Roman" w:hAnsi="Times New Roman"/>
          <w:sz w:val="24"/>
          <w:szCs w:val="24"/>
          <w:rPrChange w:id="1221" w:author="Administrator" w:date="2014-08-05T16:54:00Z">
            <w:rPr>
              <w:rFonts w:ascii="Times New Roman" w:hAnsi="Times New Roman"/>
              <w:sz w:val="24"/>
              <w:szCs w:val="24"/>
            </w:rPr>
          </w:rPrChange>
        </w:rPr>
        <w:pPrChange w:id="1222"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223" w:author="Administrator" w:date="2014-08-05T16:54:00Z">
            <w:rPr>
              <w:rFonts w:ascii="Times New Roman" w:hAnsi="Times New Roman" w:hint="eastAsia"/>
              <w:color w:val="0000FF"/>
              <w:sz w:val="24"/>
              <w:szCs w:val="24"/>
            </w:rPr>
          </w:rPrChange>
        </w:rPr>
        <w:t>基于“数字经济”管理所具有的理工结合、军民两用、产学研协同等特色，该学科将重视培养学生扎实而广博的信息化与数字经济基本知识、基本理论和基本技能，培养学生熟练的数字经济管理与创新能力。该学科适应性强，就业机会多，就业前景十分广阔，毕业生适合到城市与区域规划、建设、资源、环境、国土、旅游、军事、水利、通讯、航空、航天等众多领域的各级政府部门、科研院校、规划设计部门、</w:t>
      </w:r>
      <w:r w:rsidRPr="009D3A67">
        <w:rPr>
          <w:rFonts w:ascii="Times New Roman" w:hAnsi="Times New Roman"/>
          <w:sz w:val="24"/>
          <w:szCs w:val="24"/>
          <w:rPrChange w:id="1224" w:author="Administrator" w:date="2014-08-05T16:54:00Z">
            <w:rPr>
              <w:rFonts w:ascii="Times New Roman" w:hAnsi="Times New Roman"/>
              <w:color w:val="0000FF"/>
              <w:sz w:val="24"/>
              <w:szCs w:val="24"/>
            </w:rPr>
          </w:rPrChange>
        </w:rPr>
        <w:t>IT</w:t>
      </w:r>
      <w:r w:rsidRPr="009D3A67">
        <w:rPr>
          <w:rFonts w:ascii="Times New Roman" w:hAnsi="Times New Roman" w:hint="eastAsia"/>
          <w:sz w:val="24"/>
          <w:szCs w:val="24"/>
          <w:rPrChange w:id="1225" w:author="Administrator" w:date="2014-08-05T16:54:00Z">
            <w:rPr>
              <w:rFonts w:ascii="Times New Roman" w:hAnsi="Times New Roman" w:hint="eastAsia"/>
              <w:color w:val="0000FF"/>
              <w:sz w:val="24"/>
              <w:szCs w:val="24"/>
            </w:rPr>
          </w:rPrChange>
        </w:rPr>
        <w:t>公司企业从事相关管理、科研、教学、技术开发与应用等工作。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226" w:author="Administrator" w:date="2014-08-05T16:54:00Z">
            <w:rPr>
              <w:rFonts w:ascii="Times New Roman" w:hAnsi="Times New Roman"/>
              <w:sz w:val="24"/>
              <w:szCs w:val="24"/>
            </w:rPr>
          </w:rPrChange>
        </w:rPr>
        <w:pPrChange w:id="1227"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228"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229" w:author="Administrator" w:date="2014-08-05T16:54:00Z">
            <w:rPr>
              <w:rFonts w:ascii="Times New Roman" w:hAnsi="Times New Roman" w:hint="eastAsia"/>
              <w:color w:val="0000FF"/>
              <w:sz w:val="24"/>
              <w:szCs w:val="24"/>
            </w:rPr>
          </w:rPrChange>
        </w:rPr>
        <w:t>：曹和平（北京大学数字中国研究院副院长、经济学院原副院长兼环境经济系主任、教授，广州国际金融研究院执行院长，云南省政府经济顾问，原云南大学副校长）</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230" w:author="Administrator" w:date="2014-08-05T16:54:00Z">
            <w:rPr>
              <w:rFonts w:ascii="Times New Roman" w:hAnsi="Times New Roman"/>
              <w:sz w:val="24"/>
              <w:szCs w:val="24"/>
            </w:rPr>
          </w:rPrChange>
        </w:rPr>
        <w:pPrChange w:id="1231"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232"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233" w:author="Administrator" w:date="2014-08-05T16:54:00Z">
            <w:rPr>
              <w:rFonts w:ascii="Times New Roman" w:hAnsi="Times New Roman" w:hint="eastAsia"/>
              <w:color w:val="0000FF"/>
              <w:sz w:val="24"/>
              <w:szCs w:val="24"/>
            </w:rPr>
          </w:rPrChange>
        </w:rPr>
        <w:t>：夏庆杰（北京大学经济学系教授、经济与人类发展研究中</w:t>
      </w:r>
      <w:r w:rsidRPr="009D3A67">
        <w:rPr>
          <w:rFonts w:ascii="Times New Roman" w:hAnsi="Times New Roman" w:hint="eastAsia"/>
          <w:sz w:val="24"/>
          <w:szCs w:val="24"/>
          <w:rPrChange w:id="1234" w:author="Administrator" w:date="2014-08-05T16:54:00Z">
            <w:rPr>
              <w:rFonts w:ascii="Times New Roman" w:hAnsi="Times New Roman" w:hint="eastAsia"/>
              <w:color w:val="0000FF"/>
              <w:sz w:val="24"/>
              <w:szCs w:val="24"/>
            </w:rPr>
          </w:rPrChange>
        </w:rPr>
        <w:lastRenderedPageBreak/>
        <w:t>心代主任）</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235" w:author="Administrator" w:date="2014-08-05T16:54:00Z">
            <w:rPr>
              <w:rFonts w:ascii="Times New Roman" w:hAnsi="ˎ̥"/>
              <w:b/>
              <w:sz w:val="28"/>
              <w:szCs w:val="28"/>
              <w:shd w:val="clear" w:color="auto" w:fill="CCFFCC"/>
            </w:rPr>
          </w:rPrChange>
        </w:rPr>
        <w:pPrChange w:id="1236"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237" w:author="Administrator" w:date="2014-08-05T16:54:00Z">
            <w:rPr>
              <w:rFonts w:ascii="Times New Roman" w:hAnsi="ˎ̥"/>
              <w:b/>
              <w:color w:val="0000FF"/>
              <w:sz w:val="28"/>
              <w:szCs w:val="24"/>
              <w:shd w:val="clear" w:color="auto" w:fill="CCFFCC"/>
            </w:rPr>
          </w:rPrChange>
        </w:rPr>
        <w:t>GIST09-</w:t>
      </w:r>
      <w:r w:rsidRPr="009D3A67">
        <w:rPr>
          <w:rFonts w:ascii="Times New Roman" w:hAnsi="ˎ̥" w:hint="eastAsia"/>
          <w:b/>
          <w:sz w:val="24"/>
          <w:szCs w:val="24"/>
          <w:shd w:val="clear" w:color="auto" w:fill="CCFFCC"/>
          <w:rPrChange w:id="1238" w:author="Administrator" w:date="2014-08-05T16:54:00Z">
            <w:rPr>
              <w:rFonts w:ascii="Times New Roman" w:hAnsi="ˎ̥" w:hint="eastAsia"/>
              <w:b/>
              <w:color w:val="0000FF"/>
              <w:sz w:val="28"/>
              <w:szCs w:val="24"/>
              <w:shd w:val="clear" w:color="auto" w:fill="CCFFCC"/>
            </w:rPr>
          </w:rPrChange>
        </w:rPr>
        <w:t>管理科学与工程系</w:t>
      </w:r>
      <w:r w:rsidRPr="009D3A67">
        <w:rPr>
          <w:rFonts w:ascii="Times New Roman" w:hAnsi="ˎ̥"/>
          <w:b/>
          <w:sz w:val="24"/>
          <w:szCs w:val="24"/>
          <w:shd w:val="clear" w:color="auto" w:fill="CCFFCC"/>
          <w:rPrChange w:id="1239" w:author="Administrator" w:date="2014-08-05T16:54:00Z">
            <w:rPr>
              <w:rFonts w:ascii="Times New Roman" w:hAnsi="ˎ̥"/>
              <w:b/>
              <w:color w:val="0000FF"/>
              <w:sz w:val="28"/>
              <w:szCs w:val="24"/>
              <w:shd w:val="clear" w:color="auto" w:fill="CCFFCC"/>
            </w:rPr>
          </w:rPrChange>
        </w:rPr>
        <w:t>/</w:t>
      </w:r>
      <w:r w:rsidRPr="009D3A67">
        <w:rPr>
          <w:rFonts w:ascii="Times New Roman" w:hAnsi="ˎ̥" w:hint="eastAsia"/>
          <w:b/>
          <w:sz w:val="24"/>
          <w:szCs w:val="24"/>
          <w:shd w:val="clear" w:color="auto" w:fill="CCFFCC"/>
          <w:rPrChange w:id="1240" w:author="Administrator" w:date="2014-08-05T16:54:00Z">
            <w:rPr>
              <w:rFonts w:ascii="Times New Roman" w:hAnsi="ˎ̥" w:hint="eastAsia"/>
              <w:b/>
              <w:color w:val="0000FF"/>
              <w:sz w:val="28"/>
              <w:szCs w:val="24"/>
              <w:shd w:val="clear" w:color="auto" w:fill="CCFFCC"/>
            </w:rPr>
          </w:rPrChange>
        </w:rPr>
        <w:t>国际工程管理学院</w:t>
      </w:r>
    </w:p>
    <w:p w:rsidR="00000000" w:rsidRPr="009D3A67" w:rsidRDefault="00F80C10" w:rsidP="009D3A67">
      <w:pPr>
        <w:pStyle w:val="a5"/>
        <w:spacing w:beforeLines="30" w:line="300" w:lineRule="auto"/>
        <w:ind w:firstLine="480"/>
        <w:rPr>
          <w:rFonts w:ascii="Times New Roman" w:hAnsi="Times New Roman"/>
          <w:sz w:val="24"/>
          <w:szCs w:val="24"/>
          <w:rPrChange w:id="1241" w:author="Administrator" w:date="2014-08-05T16:54:00Z">
            <w:rPr>
              <w:rFonts w:ascii="Times New Roman" w:hAnsi="Times New Roman"/>
              <w:sz w:val="24"/>
              <w:szCs w:val="24"/>
            </w:rPr>
          </w:rPrChange>
        </w:rPr>
        <w:pPrChange w:id="1242"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243" w:author="Administrator" w:date="2014-08-05T16:54:00Z">
            <w:rPr>
              <w:rFonts w:ascii="Times New Roman" w:hAnsi="Times New Roman" w:hint="eastAsia"/>
              <w:color w:val="0000FF"/>
              <w:sz w:val="24"/>
              <w:szCs w:val="24"/>
            </w:rPr>
          </w:rPrChange>
        </w:rPr>
        <w:t>以计算机和网络为代表的信息技术的高速发展，对整个人类社会产生了极其深刻的影响，发达国家正在步入信息经济时代。信息技术和知识资本的迅猛发展丰富了管理科学的研究内容，对管理科学研究和人才培养也提出了许多新的要求。既懂技术又懂管理的信息主管（</w:t>
      </w:r>
      <w:r w:rsidRPr="009D3A67">
        <w:rPr>
          <w:rFonts w:ascii="Times New Roman" w:hAnsi="Times New Roman"/>
          <w:sz w:val="24"/>
          <w:szCs w:val="24"/>
          <w:rPrChange w:id="1244" w:author="Administrator" w:date="2014-08-05T16:54:00Z">
            <w:rPr>
              <w:rFonts w:ascii="Times New Roman" w:hAnsi="Times New Roman"/>
              <w:color w:val="0000FF"/>
              <w:sz w:val="24"/>
              <w:szCs w:val="24"/>
            </w:rPr>
          </w:rPrChange>
        </w:rPr>
        <w:t>Chief Information Officer</w:t>
      </w:r>
      <w:r w:rsidRPr="009D3A67">
        <w:rPr>
          <w:rFonts w:ascii="Times New Roman" w:hAnsi="Times New Roman" w:hint="eastAsia"/>
          <w:sz w:val="24"/>
          <w:szCs w:val="24"/>
          <w:rPrChange w:id="1245" w:author="Administrator" w:date="2014-08-05T16:54:00Z">
            <w:rPr>
              <w:rFonts w:ascii="Times New Roman" w:hAnsi="Times New Roman" w:hint="eastAsia"/>
              <w:color w:val="0000FF"/>
              <w:sz w:val="24"/>
              <w:szCs w:val="24"/>
            </w:rPr>
          </w:rPrChange>
        </w:rPr>
        <w:t>）已成为中国信息化、“数字中国”建设中不可或缺的领军人物。</w:t>
      </w:r>
      <w:r w:rsidRPr="009D3A67">
        <w:rPr>
          <w:rFonts w:ascii="Times New Roman" w:hAnsi="Times New Roman"/>
          <w:sz w:val="24"/>
          <w:szCs w:val="24"/>
          <w:rPrChange w:id="1246" w:author="Administrator" w:date="2014-08-05T16:54:00Z">
            <w:rPr>
              <w:rFonts w:ascii="Times New Roman" w:hAnsi="Times New Roman"/>
              <w:color w:val="0000FF"/>
              <w:sz w:val="24"/>
              <w:szCs w:val="24"/>
            </w:rPr>
          </w:rPrChange>
        </w:rPr>
        <w:t>2006</w:t>
      </w:r>
      <w:r w:rsidRPr="009D3A67">
        <w:rPr>
          <w:rFonts w:ascii="Times New Roman" w:hAnsi="Times New Roman" w:hint="eastAsia"/>
          <w:sz w:val="24"/>
          <w:szCs w:val="24"/>
          <w:rPrChange w:id="1247" w:author="Administrator" w:date="2014-08-05T16:54:00Z">
            <w:rPr>
              <w:rFonts w:ascii="Times New Roman" w:hAnsi="Times New Roman" w:hint="eastAsia"/>
              <w:color w:val="0000FF"/>
              <w:sz w:val="24"/>
              <w:szCs w:val="24"/>
            </w:rPr>
          </w:rPrChange>
        </w:rPr>
        <w:t>年</w:t>
      </w:r>
      <w:r w:rsidRPr="009D3A67">
        <w:rPr>
          <w:rFonts w:ascii="Times New Roman" w:hAnsi="Times New Roman"/>
          <w:sz w:val="24"/>
          <w:szCs w:val="24"/>
          <w:rPrChange w:id="1248" w:author="Administrator" w:date="2014-08-05T16:54:00Z">
            <w:rPr>
              <w:rFonts w:ascii="Times New Roman" w:hAnsi="Times New Roman"/>
              <w:color w:val="0000FF"/>
              <w:sz w:val="24"/>
              <w:szCs w:val="24"/>
            </w:rPr>
          </w:rPrChange>
        </w:rPr>
        <w:t>3</w:t>
      </w:r>
      <w:r w:rsidRPr="009D3A67">
        <w:rPr>
          <w:rFonts w:ascii="Times New Roman" w:hAnsi="Times New Roman" w:hint="eastAsia"/>
          <w:sz w:val="24"/>
          <w:szCs w:val="24"/>
          <w:rPrChange w:id="1249" w:author="Administrator" w:date="2014-08-05T16:54:00Z">
            <w:rPr>
              <w:rFonts w:ascii="Times New Roman" w:hAnsi="Times New Roman" w:hint="eastAsia"/>
              <w:color w:val="0000FF"/>
              <w:sz w:val="24"/>
              <w:szCs w:val="24"/>
            </w:rPr>
          </w:rPrChange>
        </w:rPr>
        <w:t>月，美国白宫管理和预算办公室发布《任命部门高级官员主管地理信息备忘录》，要求国务院、国防部、财政部、国土安全部、国家航天局、自然科学基金会等</w:t>
      </w:r>
      <w:r w:rsidRPr="009D3A67">
        <w:rPr>
          <w:rFonts w:ascii="Times New Roman" w:hAnsi="Times New Roman"/>
          <w:sz w:val="24"/>
          <w:szCs w:val="24"/>
          <w:rPrChange w:id="1250" w:author="Administrator" w:date="2014-08-05T16:54:00Z">
            <w:rPr>
              <w:rFonts w:ascii="Times New Roman" w:hAnsi="Times New Roman"/>
              <w:color w:val="0000FF"/>
              <w:sz w:val="24"/>
              <w:szCs w:val="24"/>
            </w:rPr>
          </w:rPrChange>
        </w:rPr>
        <w:t>27</w:t>
      </w:r>
      <w:r w:rsidRPr="009D3A67">
        <w:rPr>
          <w:rFonts w:ascii="Times New Roman" w:hAnsi="Times New Roman" w:hint="eastAsia"/>
          <w:sz w:val="24"/>
          <w:szCs w:val="24"/>
          <w:rPrChange w:id="1251" w:author="Administrator" w:date="2014-08-05T16:54:00Z">
            <w:rPr>
              <w:rFonts w:ascii="Times New Roman" w:hAnsi="Times New Roman" w:hint="eastAsia"/>
              <w:color w:val="0000FF"/>
              <w:sz w:val="24"/>
              <w:szCs w:val="24"/>
            </w:rPr>
          </w:rPrChange>
        </w:rPr>
        <w:t>个联邦政府部门和机构各指派部门级高级官员担任“高级地理空间信息主管（</w:t>
      </w:r>
      <w:r w:rsidRPr="009D3A67">
        <w:rPr>
          <w:rFonts w:ascii="Times New Roman" w:hAnsi="Times New Roman"/>
          <w:sz w:val="24"/>
          <w:szCs w:val="24"/>
          <w:rPrChange w:id="1252" w:author="Administrator" w:date="2014-08-05T16:54:00Z">
            <w:rPr>
              <w:rFonts w:ascii="Times New Roman" w:hAnsi="Times New Roman"/>
              <w:color w:val="0000FF"/>
              <w:sz w:val="24"/>
              <w:szCs w:val="24"/>
            </w:rPr>
          </w:rPrChange>
        </w:rPr>
        <w:t>Senior Agency Official for Geospatial Information</w:t>
      </w:r>
      <w:r w:rsidRPr="009D3A67">
        <w:rPr>
          <w:rFonts w:ascii="Times New Roman" w:hAnsi="Times New Roman" w:hint="eastAsia"/>
          <w:sz w:val="24"/>
          <w:szCs w:val="24"/>
          <w:rPrChange w:id="1253" w:author="Administrator" w:date="2014-08-05T16:54:00Z">
            <w:rPr>
              <w:rFonts w:ascii="Times New Roman" w:hAnsi="Times New Roman" w:hint="eastAsia"/>
              <w:color w:val="0000FF"/>
              <w:sz w:val="24"/>
              <w:szCs w:val="24"/>
            </w:rPr>
          </w:rPrChange>
        </w:rPr>
        <w:t>）”，负责整个部门的地理信息相关事务。这标志着对（地理）空间信息的开发、管理和利用将成为未来政府信息化工作的重要组成部分，从而对</w:t>
      </w:r>
      <w:r w:rsidRPr="009D3A67">
        <w:rPr>
          <w:rFonts w:hAnsi="宋体" w:hint="eastAsia"/>
          <w:sz w:val="24"/>
          <w:szCs w:val="24"/>
          <w:rPrChange w:id="1254" w:author="Administrator" w:date="2014-08-05T16:54:00Z">
            <w:rPr>
              <w:rFonts w:ascii="Times New Roman" w:hAnsi="宋体" w:hint="eastAsia"/>
              <w:color w:val="0000FF"/>
              <w:sz w:val="24"/>
              <w:szCs w:val="24"/>
            </w:rPr>
          </w:rPrChange>
        </w:rPr>
        <w:t>高层次复合型、应用型管理人才“（地理）</w:t>
      </w:r>
      <w:r w:rsidRPr="009D3A67">
        <w:rPr>
          <w:rFonts w:ascii="Times New Roman" w:hAnsi="Times New Roman" w:hint="eastAsia"/>
          <w:sz w:val="24"/>
          <w:szCs w:val="24"/>
          <w:rPrChange w:id="1255" w:author="Administrator" w:date="2014-08-05T16:54:00Z">
            <w:rPr>
              <w:rFonts w:ascii="Times New Roman" w:hAnsi="Times New Roman" w:hint="eastAsia"/>
              <w:color w:val="0000FF"/>
              <w:sz w:val="24"/>
              <w:szCs w:val="24"/>
            </w:rPr>
          </w:rPrChange>
        </w:rPr>
        <w:t>空间信息主管”带来了全新的需求。</w:t>
      </w:r>
    </w:p>
    <w:p w:rsidR="00000000" w:rsidRPr="009D3A67" w:rsidRDefault="00F80C10" w:rsidP="009D3A67">
      <w:pPr>
        <w:pStyle w:val="a5"/>
        <w:spacing w:beforeLines="30" w:line="300" w:lineRule="auto"/>
        <w:ind w:firstLine="480"/>
        <w:rPr>
          <w:rFonts w:ascii="Times New Roman" w:hAnsi="Times New Roman"/>
          <w:sz w:val="24"/>
          <w:szCs w:val="24"/>
          <w:rPrChange w:id="1256" w:author="Administrator" w:date="2014-08-05T16:54:00Z">
            <w:rPr>
              <w:rFonts w:ascii="Times New Roman" w:hAnsi="Times New Roman"/>
              <w:sz w:val="24"/>
              <w:szCs w:val="24"/>
            </w:rPr>
          </w:rPrChange>
        </w:rPr>
        <w:pPrChange w:id="1257"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258" w:author="Administrator" w:date="2014-08-05T16:54:00Z">
            <w:rPr>
              <w:rFonts w:ascii="Times New Roman" w:hAnsi="Times New Roman" w:hint="eastAsia"/>
              <w:color w:val="0000FF"/>
              <w:sz w:val="24"/>
              <w:szCs w:val="24"/>
            </w:rPr>
          </w:rPrChange>
        </w:rPr>
        <w:t>管理科学与工程系（</w:t>
      </w:r>
      <w:r w:rsidRPr="009D3A67">
        <w:rPr>
          <w:rFonts w:ascii="Times New Roman" w:hAnsi="Times New Roman"/>
          <w:sz w:val="24"/>
          <w:szCs w:val="24"/>
          <w:rPrChange w:id="1259" w:author="Administrator" w:date="2014-08-05T16:54:00Z">
            <w:rPr>
              <w:rFonts w:ascii="Times New Roman" w:hAnsi="Times New Roman"/>
              <w:color w:val="0000FF"/>
              <w:sz w:val="24"/>
              <w:szCs w:val="24"/>
            </w:rPr>
          </w:rPrChange>
        </w:rPr>
        <w:t>Department of Management Science and Engineering</w:t>
      </w:r>
      <w:r w:rsidRPr="009D3A67">
        <w:rPr>
          <w:rFonts w:ascii="Times New Roman" w:hAnsi="Times New Roman" w:hint="eastAsia"/>
          <w:sz w:val="24"/>
          <w:szCs w:val="24"/>
          <w:rPrChange w:id="1260"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1261"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262" w:author="Administrator" w:date="2014-08-05T16:54:00Z">
            <w:rPr>
              <w:rFonts w:ascii="Times New Roman" w:hAnsi="Times New Roman" w:hint="eastAsia"/>
              <w:color w:val="0000FF"/>
              <w:sz w:val="24"/>
              <w:szCs w:val="24"/>
            </w:rPr>
          </w:rPrChange>
        </w:rPr>
        <w:t>国际工程管理学院（</w:t>
      </w:r>
      <w:r w:rsidRPr="009D3A67">
        <w:rPr>
          <w:rFonts w:ascii="Times New Roman" w:hAnsi="Times New Roman"/>
          <w:sz w:val="24"/>
          <w:szCs w:val="24"/>
          <w:rPrChange w:id="1263" w:author="Administrator" w:date="2014-08-05T16:54:00Z">
            <w:rPr>
              <w:rFonts w:ascii="Times New Roman" w:hAnsi="Times New Roman"/>
              <w:color w:val="0000FF"/>
              <w:sz w:val="24"/>
              <w:szCs w:val="24"/>
            </w:rPr>
          </w:rPrChange>
        </w:rPr>
        <w:t>International School of Engineering Management</w:t>
      </w:r>
      <w:r w:rsidRPr="009D3A67">
        <w:rPr>
          <w:rFonts w:ascii="Times New Roman" w:hAnsi="Times New Roman" w:hint="eastAsia"/>
          <w:sz w:val="24"/>
          <w:szCs w:val="24"/>
          <w:rPrChange w:id="1264" w:author="Administrator" w:date="2014-08-05T16:54:00Z">
            <w:rPr>
              <w:rFonts w:ascii="Times New Roman" w:hAnsi="Times New Roman" w:hint="eastAsia"/>
              <w:color w:val="0000FF"/>
              <w:sz w:val="24"/>
              <w:szCs w:val="24"/>
            </w:rPr>
          </w:rPrChange>
        </w:rPr>
        <w:t>）是京元学院专门从事管理科学研究、信息主管（</w:t>
      </w:r>
      <w:r w:rsidRPr="009D3A67">
        <w:rPr>
          <w:rFonts w:ascii="Times New Roman" w:hAnsi="Times New Roman"/>
          <w:sz w:val="24"/>
          <w:szCs w:val="24"/>
          <w:rPrChange w:id="1265" w:author="Administrator" w:date="2014-08-05T16:54:00Z">
            <w:rPr>
              <w:rFonts w:ascii="Times New Roman" w:hAnsi="Times New Roman"/>
              <w:color w:val="0000FF"/>
              <w:sz w:val="24"/>
              <w:szCs w:val="24"/>
            </w:rPr>
          </w:rPrChange>
        </w:rPr>
        <w:t>CIO</w:t>
      </w:r>
      <w:r w:rsidRPr="009D3A67">
        <w:rPr>
          <w:rFonts w:ascii="Times New Roman" w:hAnsi="Times New Roman" w:hint="eastAsia"/>
          <w:sz w:val="24"/>
          <w:szCs w:val="24"/>
          <w:rPrChange w:id="1266" w:author="Administrator" w:date="2014-08-05T16:54:00Z">
            <w:rPr>
              <w:rFonts w:ascii="Times New Roman" w:hAnsi="Times New Roman" w:hint="eastAsia"/>
              <w:color w:val="0000FF"/>
              <w:sz w:val="24"/>
              <w:szCs w:val="24"/>
            </w:rPr>
          </w:rPrChange>
        </w:rPr>
        <w:t>）和空间信息主管（</w:t>
      </w:r>
      <w:r w:rsidRPr="009D3A67">
        <w:rPr>
          <w:rFonts w:ascii="Times New Roman" w:hAnsi="Times New Roman"/>
          <w:sz w:val="24"/>
          <w:szCs w:val="24"/>
          <w:rPrChange w:id="1267" w:author="Administrator" w:date="2014-08-05T16:54:00Z">
            <w:rPr>
              <w:rFonts w:ascii="Times New Roman" w:hAnsi="Times New Roman"/>
              <w:color w:val="0000FF"/>
              <w:sz w:val="24"/>
              <w:szCs w:val="24"/>
            </w:rPr>
          </w:rPrChange>
        </w:rPr>
        <w:t>CSIO</w:t>
      </w:r>
      <w:r w:rsidRPr="009D3A67">
        <w:rPr>
          <w:rFonts w:ascii="Times New Roman" w:hAnsi="Times New Roman" w:hint="eastAsia"/>
          <w:sz w:val="24"/>
          <w:szCs w:val="24"/>
          <w:rPrChange w:id="1268" w:author="Administrator" w:date="2014-08-05T16:54:00Z">
            <w:rPr>
              <w:rFonts w:ascii="Times New Roman" w:hAnsi="Times New Roman" w:hint="eastAsia"/>
              <w:color w:val="0000FF"/>
              <w:sz w:val="24"/>
              <w:szCs w:val="24"/>
            </w:rPr>
          </w:rPrChange>
        </w:rPr>
        <w:t>）为重点的管理人才培养、空间信息产业与“数字中国”工程管理</w:t>
      </w:r>
      <w:r w:rsidRPr="009D3A67">
        <w:rPr>
          <w:rFonts w:hint="eastAsia"/>
          <w:color w:val="000000"/>
          <w:sz w:val="24"/>
          <w:szCs w:val="24"/>
          <w:rPrChange w:id="1269" w:author="Administrator" w:date="2014-08-05T16:54:00Z">
            <w:rPr>
              <w:rFonts w:ascii="Times New Roman" w:hAnsi="Times New Roman" w:hint="eastAsia"/>
              <w:color w:val="000000"/>
              <w:sz w:val="24"/>
              <w:szCs w:val="24"/>
            </w:rPr>
          </w:rPrChange>
        </w:rPr>
        <w:t>服务等工作</w:t>
      </w:r>
      <w:r w:rsidRPr="009D3A67">
        <w:rPr>
          <w:rFonts w:ascii="Times New Roman" w:hAnsi="Times New Roman" w:cs="宋体" w:hint="eastAsia"/>
          <w:kern w:val="0"/>
          <w:sz w:val="24"/>
          <w:szCs w:val="24"/>
          <w:rPrChange w:id="1270" w:author="Administrator" w:date="2014-08-05T16:54:00Z">
            <w:rPr>
              <w:rFonts w:ascii="Times New Roman" w:hAnsi="Times New Roman" w:cs="宋体" w:hint="eastAsia"/>
              <w:color w:val="0000FF"/>
              <w:kern w:val="0"/>
              <w:sz w:val="24"/>
              <w:szCs w:val="24"/>
            </w:rPr>
          </w:rPrChange>
        </w:rPr>
        <w:t>的教学、科研单位，由清华大学（经济管理学院、</w:t>
      </w:r>
      <w:r w:rsidRPr="009D3A67">
        <w:rPr>
          <w:rFonts w:ascii="宋体" w:hAnsi="宋体" w:cs="宋体"/>
          <w:spacing w:val="8"/>
          <w:kern w:val="0"/>
          <w:sz w:val="24"/>
          <w:szCs w:val="24"/>
          <w:rPrChange w:id="1271" w:author="Administrator" w:date="2014-08-05T16:54:00Z">
            <w:rPr>
              <w:rFonts w:ascii="宋体" w:hAnsi="宋体" w:cs="宋体"/>
              <w:color w:val="0000FF"/>
              <w:spacing w:val="8"/>
              <w:kern w:val="0"/>
              <w:sz w:val="24"/>
            </w:rPr>
          </w:rPrChange>
        </w:rPr>
        <w:t>国际传播研究中心</w:t>
      </w:r>
      <w:r w:rsidRPr="009D3A67">
        <w:rPr>
          <w:rFonts w:ascii="宋体" w:hAnsi="宋体" w:cs="宋体" w:hint="eastAsia"/>
          <w:spacing w:val="8"/>
          <w:kern w:val="0"/>
          <w:sz w:val="24"/>
          <w:szCs w:val="24"/>
          <w:rPrChange w:id="1272" w:author="Administrator" w:date="2014-08-05T16:54:00Z">
            <w:rPr>
              <w:rFonts w:ascii="宋体" w:hAnsi="宋体" w:cs="宋体" w:hint="eastAsia"/>
              <w:color w:val="0000FF"/>
              <w:spacing w:val="8"/>
              <w:kern w:val="0"/>
              <w:sz w:val="24"/>
              <w:szCs w:val="24"/>
            </w:rPr>
          </w:rPrChange>
        </w:rPr>
        <w:t>等</w:t>
      </w:r>
      <w:r w:rsidRPr="009D3A67">
        <w:rPr>
          <w:rFonts w:ascii="Times New Roman" w:hAnsi="Times New Roman" w:cs="宋体" w:hint="eastAsia"/>
          <w:kern w:val="0"/>
          <w:sz w:val="24"/>
          <w:szCs w:val="24"/>
          <w:rPrChange w:id="1273" w:author="Administrator" w:date="2014-08-05T16:54:00Z">
            <w:rPr>
              <w:rFonts w:ascii="Times New Roman" w:hAnsi="Times New Roman" w:cs="宋体" w:hint="eastAsia"/>
              <w:color w:val="0000FF"/>
              <w:kern w:val="0"/>
              <w:sz w:val="24"/>
              <w:szCs w:val="24"/>
            </w:rPr>
          </w:rPrChange>
        </w:rPr>
        <w:t>）和北京大学（政府管理学院、光华管理学院等）对口援建，将重点</w:t>
      </w:r>
      <w:r w:rsidRPr="009D3A67">
        <w:rPr>
          <w:rFonts w:ascii="Times New Roman" w:hAnsi="Times New Roman" w:hint="eastAsia"/>
          <w:sz w:val="24"/>
          <w:szCs w:val="24"/>
          <w:rPrChange w:id="1274" w:author="Administrator" w:date="2014-08-05T16:54:00Z">
            <w:rPr>
              <w:rFonts w:ascii="Times New Roman" w:hAnsi="Times New Roman" w:hint="eastAsia"/>
              <w:color w:val="0000FF"/>
              <w:sz w:val="24"/>
              <w:szCs w:val="24"/>
            </w:rPr>
          </w:rPrChange>
        </w:rPr>
        <w:t>为四川省和我国西部的社会经济可持续发展提供有力的人才支持和决策支持。</w:t>
      </w:r>
    </w:p>
    <w:p w:rsidR="00000000" w:rsidRPr="009D3A67" w:rsidRDefault="00F80C10" w:rsidP="009D3A67">
      <w:pPr>
        <w:pStyle w:val="a5"/>
        <w:spacing w:beforeLines="30" w:line="300" w:lineRule="auto"/>
        <w:ind w:firstLine="480"/>
        <w:rPr>
          <w:rFonts w:ascii="Times New Roman" w:hAnsi="Times New Roman"/>
          <w:sz w:val="24"/>
          <w:szCs w:val="24"/>
          <w:rPrChange w:id="1275" w:author="Administrator" w:date="2014-08-05T16:54:00Z">
            <w:rPr>
              <w:rFonts w:ascii="Times New Roman" w:hAnsi="Times New Roman"/>
              <w:sz w:val="24"/>
              <w:szCs w:val="24"/>
            </w:rPr>
          </w:rPrChange>
        </w:rPr>
        <w:pPrChange w:id="1276"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277" w:author="Administrator" w:date="2014-08-05T16:54:00Z">
            <w:rPr>
              <w:rFonts w:ascii="Times New Roman" w:hAnsi="Times New Roman" w:hint="eastAsia"/>
              <w:color w:val="0000FF"/>
              <w:sz w:val="24"/>
              <w:szCs w:val="24"/>
            </w:rPr>
          </w:rPrChange>
        </w:rPr>
        <w:t>该系（院）依托</w:t>
      </w:r>
      <w:r w:rsidRPr="009D3A67">
        <w:rPr>
          <w:rFonts w:ascii="Times New Roman" w:hAnsi="Times New Roman"/>
          <w:sz w:val="24"/>
          <w:szCs w:val="24"/>
          <w:rPrChange w:id="1278"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279" w:author="Administrator" w:date="2014-08-05T16:54:00Z">
            <w:rPr>
              <w:rFonts w:ascii="Times New Roman" w:hAnsi="Times New Roman" w:hint="eastAsia"/>
              <w:color w:val="0000FF"/>
              <w:sz w:val="24"/>
              <w:szCs w:val="24"/>
            </w:rPr>
          </w:rPrChange>
        </w:rPr>
        <w:t>成员单位的优质教育资源和雄厚师资队伍，面向“数字（智慧）中国”信息化工程重大需求，充分发挥学院空间信息和电子信息的技术优势，突出管理学与工程学、经济学的交叉渗透特点，建设并不断完善管理科学与工程学科体系。该系（院）设信息管理与信息系统、工程管理、工商管理、国际商务四个教研室，将与本领域相关机构和优势企业紧密合作，重点建设信息管理与信息系统（</w:t>
      </w:r>
      <w:r w:rsidRPr="009D3A67">
        <w:rPr>
          <w:rFonts w:ascii="Times New Roman" w:hAnsi="Times New Roman"/>
          <w:sz w:val="24"/>
          <w:szCs w:val="24"/>
          <w:rPrChange w:id="1280" w:author="Administrator" w:date="2014-08-05T16:54:00Z">
            <w:rPr>
              <w:rFonts w:ascii="Times New Roman" w:hAnsi="Times New Roman"/>
              <w:color w:val="0000FF"/>
              <w:sz w:val="24"/>
              <w:szCs w:val="24"/>
            </w:rPr>
          </w:rPrChange>
        </w:rPr>
        <w:t>120102</w:t>
      </w:r>
      <w:r w:rsidRPr="009D3A67">
        <w:rPr>
          <w:rFonts w:ascii="Times New Roman" w:hAnsi="Times New Roman" w:hint="eastAsia"/>
          <w:sz w:val="24"/>
          <w:szCs w:val="24"/>
          <w:rPrChange w:id="1281" w:author="Administrator" w:date="2014-08-05T16:54:00Z">
            <w:rPr>
              <w:rFonts w:ascii="Times New Roman" w:hAnsi="Times New Roman" w:hint="eastAsia"/>
              <w:color w:val="0000FF"/>
              <w:sz w:val="24"/>
              <w:szCs w:val="24"/>
            </w:rPr>
          </w:rPrChange>
        </w:rPr>
        <w:t>）、工程管理（</w:t>
      </w:r>
      <w:r w:rsidRPr="009D3A67">
        <w:rPr>
          <w:rFonts w:ascii="Times New Roman" w:hAnsi="Times New Roman"/>
          <w:sz w:val="24"/>
          <w:szCs w:val="24"/>
          <w:rPrChange w:id="1282" w:author="Administrator" w:date="2014-08-05T16:54:00Z">
            <w:rPr>
              <w:rFonts w:ascii="Times New Roman" w:hAnsi="Times New Roman"/>
              <w:color w:val="0000FF"/>
              <w:sz w:val="24"/>
              <w:szCs w:val="24"/>
            </w:rPr>
          </w:rPrChange>
        </w:rPr>
        <w:t>120103</w:t>
      </w:r>
      <w:r w:rsidRPr="009D3A67">
        <w:rPr>
          <w:rFonts w:ascii="Times New Roman" w:hAnsi="Times New Roman" w:hint="eastAsia"/>
          <w:sz w:val="24"/>
          <w:szCs w:val="24"/>
          <w:rPrChange w:id="1283" w:author="Administrator" w:date="2014-08-05T16:54:00Z">
            <w:rPr>
              <w:rFonts w:ascii="Times New Roman" w:hAnsi="Times New Roman" w:hint="eastAsia"/>
              <w:color w:val="0000FF"/>
              <w:sz w:val="24"/>
              <w:szCs w:val="24"/>
            </w:rPr>
          </w:rPrChange>
        </w:rPr>
        <w:t>）、工商管理（</w:t>
      </w:r>
      <w:r w:rsidRPr="009D3A67">
        <w:rPr>
          <w:rFonts w:ascii="Times New Roman" w:hAnsi="Times New Roman"/>
          <w:sz w:val="24"/>
          <w:szCs w:val="24"/>
          <w:rPrChange w:id="1284" w:author="Administrator" w:date="2014-08-05T16:54:00Z">
            <w:rPr>
              <w:rFonts w:ascii="Times New Roman" w:hAnsi="Times New Roman"/>
              <w:color w:val="0000FF"/>
              <w:sz w:val="24"/>
              <w:szCs w:val="24"/>
            </w:rPr>
          </w:rPrChange>
        </w:rPr>
        <w:t>120201K</w:t>
      </w:r>
      <w:r w:rsidRPr="009D3A67">
        <w:rPr>
          <w:rFonts w:ascii="Times New Roman" w:hAnsi="Times New Roman" w:hint="eastAsia"/>
          <w:sz w:val="24"/>
          <w:szCs w:val="24"/>
          <w:rPrChange w:id="1285" w:author="Administrator" w:date="2014-08-05T16:54:00Z">
            <w:rPr>
              <w:rFonts w:ascii="Times New Roman" w:hAnsi="Times New Roman" w:hint="eastAsia"/>
              <w:color w:val="0000FF"/>
              <w:sz w:val="24"/>
              <w:szCs w:val="24"/>
            </w:rPr>
          </w:rPrChange>
        </w:rPr>
        <w:t>）、国际商务（</w:t>
      </w:r>
      <w:r w:rsidRPr="009D3A67">
        <w:rPr>
          <w:rFonts w:ascii="Times New Roman" w:hAnsi="Times New Roman"/>
          <w:sz w:val="24"/>
          <w:szCs w:val="24"/>
          <w:rPrChange w:id="1286" w:author="Administrator" w:date="2014-08-05T16:54:00Z">
            <w:rPr>
              <w:rFonts w:ascii="Times New Roman" w:hAnsi="Times New Roman"/>
              <w:color w:val="0000FF"/>
              <w:sz w:val="24"/>
              <w:szCs w:val="24"/>
            </w:rPr>
          </w:rPrChange>
        </w:rPr>
        <w:t>120205</w:t>
      </w:r>
      <w:r w:rsidRPr="009D3A67">
        <w:rPr>
          <w:rFonts w:ascii="Times New Roman" w:hAnsi="Times New Roman" w:hint="eastAsia"/>
          <w:sz w:val="24"/>
          <w:szCs w:val="24"/>
          <w:rPrChange w:id="1287" w:author="Administrator" w:date="2014-08-05T16:54:00Z">
            <w:rPr>
              <w:rFonts w:ascii="Times New Roman" w:hAnsi="Times New Roman" w:hint="eastAsia"/>
              <w:color w:val="0000FF"/>
              <w:sz w:val="24"/>
              <w:szCs w:val="24"/>
            </w:rPr>
          </w:rPrChange>
        </w:rPr>
        <w:t>）等专业，并形成学科优势。</w:t>
      </w:r>
    </w:p>
    <w:p w:rsidR="00000000" w:rsidRPr="009D3A67" w:rsidRDefault="00F80C10" w:rsidP="009D3A67">
      <w:pPr>
        <w:pStyle w:val="a5"/>
        <w:spacing w:beforeLines="30" w:line="300" w:lineRule="auto"/>
        <w:ind w:firstLine="480"/>
        <w:rPr>
          <w:rFonts w:ascii="Times New Roman" w:hAnsi="Times New Roman"/>
          <w:sz w:val="24"/>
          <w:szCs w:val="24"/>
          <w:rPrChange w:id="1288" w:author="Administrator" w:date="2014-08-05T16:54:00Z">
            <w:rPr>
              <w:rFonts w:ascii="Times New Roman" w:hAnsi="Times New Roman"/>
              <w:sz w:val="24"/>
              <w:szCs w:val="24"/>
            </w:rPr>
          </w:rPrChange>
        </w:rPr>
        <w:pPrChange w:id="1289"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290" w:author="Administrator" w:date="2014-08-05T16:54:00Z">
            <w:rPr>
              <w:rFonts w:ascii="Times New Roman" w:hAnsi="Times New Roman" w:hint="eastAsia"/>
              <w:color w:val="0000FF"/>
              <w:sz w:val="24"/>
              <w:szCs w:val="24"/>
            </w:rPr>
          </w:rPrChange>
        </w:rPr>
        <w:t>管理科学与工程系是管理理论与管理实践紧密结合的学科，该学科以技术和管理并重为特色，致力于培养具有国际视野和竞争力，坚实的工程、经济、管理和法律知识和技能，熟练的外语和计算机应用能力，一定的工程实践经历，善于解决工程实际问题和高效管理工程项目，并具有卓越领导能力和团队精神的研究</w:t>
      </w:r>
      <w:r w:rsidRPr="009D3A67">
        <w:rPr>
          <w:rFonts w:ascii="Times New Roman" w:hAnsi="Times New Roman"/>
          <w:sz w:val="24"/>
          <w:szCs w:val="24"/>
          <w:rPrChange w:id="1291"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292" w:author="Administrator" w:date="2014-08-05T16:54:00Z">
            <w:rPr>
              <w:rFonts w:ascii="Times New Roman" w:hAnsi="Times New Roman" w:hint="eastAsia"/>
              <w:color w:val="0000FF"/>
              <w:sz w:val="24"/>
              <w:szCs w:val="24"/>
            </w:rPr>
          </w:rPrChange>
        </w:rPr>
        <w:t>管理</w:t>
      </w:r>
      <w:r w:rsidRPr="009D3A67">
        <w:rPr>
          <w:rFonts w:ascii="Times New Roman" w:hAnsi="Times New Roman"/>
          <w:sz w:val="24"/>
          <w:szCs w:val="24"/>
          <w:rPrChange w:id="1293"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294" w:author="Administrator" w:date="2014-08-05T16:54:00Z">
            <w:rPr>
              <w:rFonts w:ascii="Times New Roman" w:hAnsi="Times New Roman" w:hint="eastAsia"/>
              <w:color w:val="0000FF"/>
              <w:sz w:val="24"/>
              <w:szCs w:val="24"/>
            </w:rPr>
          </w:rPrChange>
        </w:rPr>
        <w:t>创新</w:t>
      </w:r>
      <w:r w:rsidRPr="009D3A67">
        <w:rPr>
          <w:rFonts w:ascii="Times New Roman" w:hAnsi="Times New Roman"/>
          <w:sz w:val="24"/>
          <w:szCs w:val="24"/>
          <w:rPrChange w:id="1295"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296" w:author="Administrator" w:date="2014-08-05T16:54:00Z">
            <w:rPr>
              <w:rFonts w:ascii="Times New Roman" w:hAnsi="Times New Roman" w:hint="eastAsia"/>
              <w:color w:val="0000FF"/>
              <w:sz w:val="24"/>
              <w:szCs w:val="24"/>
            </w:rPr>
          </w:rPrChange>
        </w:rPr>
        <w:t>国际型“数字中国”建设行业领军人物和后备帅才。该学科适应性强，就业机会多，就业前景十分广阔，毕业生适合到国家各级行政管理部门、国内外大中型工商企业、外资企业、跨国公司等从事决策咨询、商务运作及管理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297" w:author="Administrator" w:date="2014-08-05T16:54:00Z">
            <w:rPr>
              <w:rFonts w:ascii="Times New Roman" w:hAnsi="Times New Roman"/>
              <w:sz w:val="24"/>
              <w:szCs w:val="24"/>
            </w:rPr>
          </w:rPrChange>
        </w:rPr>
        <w:pPrChange w:id="1298"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299" w:author="Administrator" w:date="2014-08-05T16:54:00Z">
            <w:rPr>
              <w:rFonts w:ascii="Times New Roman" w:hAnsi="Times New Roman" w:hint="eastAsia"/>
              <w:b/>
              <w:color w:val="0000FF"/>
              <w:sz w:val="24"/>
              <w:szCs w:val="24"/>
            </w:rPr>
          </w:rPrChange>
        </w:rPr>
        <w:lastRenderedPageBreak/>
        <w:t>系（院）主任</w:t>
      </w:r>
      <w:r w:rsidRPr="009D3A67">
        <w:rPr>
          <w:rFonts w:ascii="Times New Roman" w:hAnsi="Times New Roman" w:hint="eastAsia"/>
          <w:sz w:val="24"/>
          <w:szCs w:val="24"/>
          <w:rPrChange w:id="1300" w:author="Administrator" w:date="2014-08-05T16:54:00Z">
            <w:rPr>
              <w:rFonts w:ascii="Times New Roman" w:hAnsi="Times New Roman" w:hint="eastAsia"/>
              <w:color w:val="0000FF"/>
              <w:sz w:val="24"/>
              <w:szCs w:val="24"/>
            </w:rPr>
          </w:rPrChange>
        </w:rPr>
        <w:t>：陈拂晓（国务院办公厅研究员、原局长，北京大学数字中国研究院理事、信息化创新与治理研究中心主任）</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301" w:author="Administrator" w:date="2014-08-05T16:54:00Z">
            <w:rPr>
              <w:rFonts w:ascii="Times New Roman" w:hAnsi="Times New Roman"/>
              <w:sz w:val="24"/>
              <w:szCs w:val="24"/>
            </w:rPr>
          </w:rPrChange>
        </w:rPr>
        <w:pPrChange w:id="1302"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303"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304" w:author="Administrator" w:date="2014-08-05T16:54:00Z">
            <w:rPr>
              <w:rFonts w:ascii="Times New Roman" w:hAnsi="Times New Roman" w:hint="eastAsia"/>
              <w:color w:val="0000FF"/>
              <w:sz w:val="24"/>
              <w:szCs w:val="24"/>
            </w:rPr>
          </w:rPrChange>
        </w:rPr>
        <w:t>：汪玉凯（中国行政体制改革研究会副会长，国家行政学院电子政务专家委员会副主任、教授，北京大学数字中国研究院学术委员）</w:t>
      </w:r>
    </w:p>
    <w:p w:rsidR="00C1098E" w:rsidRPr="009D3A67" w:rsidRDefault="00F80C10" w:rsidP="009D3A67">
      <w:pPr>
        <w:pStyle w:val="a5"/>
        <w:spacing w:beforeLines="30" w:line="300" w:lineRule="auto"/>
        <w:ind w:firstLine="482"/>
        <w:outlineLvl w:val="0"/>
        <w:rPr>
          <w:rFonts w:ascii="Times New Roman" w:hAnsi="ˎ̥"/>
          <w:b/>
          <w:sz w:val="24"/>
          <w:szCs w:val="24"/>
          <w:shd w:val="clear" w:color="auto" w:fill="CCFFCC"/>
          <w:rPrChange w:id="1305" w:author="Administrator" w:date="2014-08-05T16:54:00Z">
            <w:rPr>
              <w:rFonts w:ascii="Times New Roman" w:hAnsi="ˎ̥"/>
              <w:b/>
              <w:sz w:val="28"/>
              <w:szCs w:val="28"/>
              <w:shd w:val="clear" w:color="auto" w:fill="CCFFCC"/>
            </w:rPr>
          </w:rPrChange>
        </w:rPr>
        <w:pPrChange w:id="1306" w:author="Administrator" w:date="2014-08-05T16:54:00Z">
          <w:pPr>
            <w:pStyle w:val="a5"/>
            <w:spacing w:beforeLines="30" w:line="300" w:lineRule="auto"/>
            <w:ind w:firstLine="562"/>
            <w:outlineLvl w:val="0"/>
          </w:pPr>
        </w:pPrChange>
      </w:pPr>
      <w:r w:rsidRPr="009D3A67">
        <w:rPr>
          <w:rFonts w:ascii="Times New Roman" w:hAnsi="ˎ̥"/>
          <w:b/>
          <w:sz w:val="24"/>
          <w:szCs w:val="24"/>
          <w:shd w:val="clear" w:color="auto" w:fill="CCFFCC"/>
          <w:rPrChange w:id="1307" w:author="Administrator" w:date="2014-08-05T16:54:00Z">
            <w:rPr>
              <w:rFonts w:ascii="Times New Roman" w:hAnsi="ˎ̥"/>
              <w:b/>
              <w:color w:val="0000FF"/>
              <w:sz w:val="28"/>
              <w:szCs w:val="24"/>
              <w:shd w:val="clear" w:color="auto" w:fill="CCFFCC"/>
            </w:rPr>
          </w:rPrChange>
        </w:rPr>
        <w:t>GIST10-</w:t>
      </w:r>
      <w:r w:rsidRPr="009D3A67">
        <w:rPr>
          <w:rFonts w:ascii="Times New Roman" w:hAnsi="ˎ̥" w:hint="eastAsia"/>
          <w:b/>
          <w:sz w:val="24"/>
          <w:szCs w:val="24"/>
          <w:shd w:val="clear" w:color="auto" w:fill="CCFFCC"/>
          <w:rPrChange w:id="1308" w:author="Administrator" w:date="2014-08-05T16:54:00Z">
            <w:rPr>
              <w:rFonts w:ascii="Times New Roman" w:hAnsi="ˎ̥" w:hint="eastAsia"/>
              <w:b/>
              <w:color w:val="0000FF"/>
              <w:sz w:val="28"/>
              <w:szCs w:val="24"/>
              <w:shd w:val="clear" w:color="auto" w:fill="CCFFCC"/>
            </w:rPr>
          </w:rPrChange>
        </w:rPr>
        <w:t>科学技术教育系</w:t>
      </w:r>
    </w:p>
    <w:p w:rsidR="00000000" w:rsidRPr="009D3A67" w:rsidRDefault="00F80C10" w:rsidP="009D3A67">
      <w:pPr>
        <w:pStyle w:val="a5"/>
        <w:spacing w:beforeLines="30" w:line="300" w:lineRule="auto"/>
        <w:ind w:firstLine="480"/>
        <w:rPr>
          <w:rFonts w:ascii="Times New Roman" w:hAnsi="Times New Roman"/>
          <w:sz w:val="24"/>
          <w:szCs w:val="24"/>
          <w:rPrChange w:id="1309" w:author="Administrator" w:date="2014-08-05T16:54:00Z">
            <w:rPr>
              <w:rFonts w:ascii="Times New Roman" w:hAnsi="Times New Roman"/>
              <w:sz w:val="24"/>
              <w:szCs w:val="24"/>
            </w:rPr>
          </w:rPrChange>
        </w:rPr>
        <w:pPrChange w:id="1310"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311" w:author="Administrator" w:date="2014-08-05T16:54:00Z">
            <w:rPr>
              <w:rFonts w:ascii="Times New Roman" w:hAnsi="Times New Roman" w:hint="eastAsia"/>
              <w:color w:val="0000FF"/>
              <w:sz w:val="24"/>
              <w:szCs w:val="24"/>
            </w:rPr>
          </w:rPrChange>
        </w:rPr>
        <w:t>科学技术革命从来没有像现在这样深刻地影响着世界的经济和社会发展，尤其是快速改变着正在进行工业化的发展中国家的发展模式，使工业化、信息化以及知识经济结合在一起，并且开始改变人类的工作和生活方式。作为新兴的军、民两用高新技术，空间信息技术已在国防建设、防灾减灾、生态环境保护、应急管理等多领域发挥了巨大作用，并在对传统产业的革命性改造和提升的同时，迅速形成新产业和新的经济增长点。包括空间信息技术在内的高科技产业的发展，以及国家自主技术创新均取决于全民科学文化素质、科技普及程度与科技成果综合应用能力。公民的科学素养反映了一个国家或地区的软实力，从根本上制约着自主创新能力的提高和经济、社会的发展。为“提高全民科学文化素质，营造有利于科技创新的社会环境”（《国家中长期科学和技术发展规划纲要（</w:t>
      </w:r>
      <w:r w:rsidRPr="009D3A67">
        <w:rPr>
          <w:rFonts w:ascii="Times New Roman" w:hAnsi="Times New Roman"/>
          <w:sz w:val="24"/>
          <w:szCs w:val="24"/>
          <w:rPrChange w:id="1312" w:author="Administrator" w:date="2014-08-05T16:54:00Z">
            <w:rPr>
              <w:rFonts w:ascii="Times New Roman" w:hAnsi="Times New Roman"/>
              <w:color w:val="0000FF"/>
              <w:sz w:val="24"/>
              <w:szCs w:val="24"/>
            </w:rPr>
          </w:rPrChange>
        </w:rPr>
        <w:t>2006~2020</w:t>
      </w:r>
      <w:r w:rsidRPr="009D3A67">
        <w:rPr>
          <w:rFonts w:ascii="Times New Roman" w:hAnsi="Times New Roman" w:hint="eastAsia"/>
          <w:sz w:val="24"/>
          <w:szCs w:val="24"/>
          <w:rPrChange w:id="1313" w:author="Administrator" w:date="2014-08-05T16:54:00Z">
            <w:rPr>
              <w:rFonts w:ascii="Times New Roman" w:hAnsi="Times New Roman" w:hint="eastAsia"/>
              <w:color w:val="0000FF"/>
              <w:sz w:val="24"/>
              <w:szCs w:val="24"/>
            </w:rPr>
          </w:rPrChange>
        </w:rPr>
        <w:t>）》），亟需大批具有较高科学技术素养，了解科技教育、传播与普及理论和规律，掌握科技教育、传播与普及相关技术和技能的专业化人才。</w:t>
      </w:r>
    </w:p>
    <w:p w:rsidR="00000000" w:rsidRPr="009D3A67" w:rsidRDefault="00F80C10" w:rsidP="009D3A67">
      <w:pPr>
        <w:pStyle w:val="a5"/>
        <w:spacing w:beforeLines="30" w:line="300" w:lineRule="auto"/>
        <w:ind w:firstLine="480"/>
        <w:rPr>
          <w:rFonts w:ascii="Times New Roman" w:hAnsi="Times New Roman"/>
          <w:sz w:val="24"/>
          <w:szCs w:val="24"/>
          <w:rPrChange w:id="1314" w:author="Administrator" w:date="2014-08-05T16:54:00Z">
            <w:rPr>
              <w:rFonts w:ascii="Times New Roman" w:hAnsi="Times New Roman"/>
              <w:sz w:val="24"/>
              <w:szCs w:val="24"/>
            </w:rPr>
          </w:rPrChange>
        </w:rPr>
        <w:pPrChange w:id="1315"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316" w:author="Administrator" w:date="2014-08-05T16:54:00Z">
            <w:rPr>
              <w:rFonts w:ascii="Times New Roman" w:hAnsi="Times New Roman" w:hint="eastAsia"/>
              <w:color w:val="0000FF"/>
              <w:sz w:val="24"/>
              <w:szCs w:val="24"/>
            </w:rPr>
          </w:rPrChange>
        </w:rPr>
        <w:t>科学技术教育系（</w:t>
      </w:r>
      <w:r w:rsidRPr="009D3A67">
        <w:rPr>
          <w:rFonts w:ascii="Times New Roman" w:hAnsi="Times New Roman"/>
          <w:sz w:val="24"/>
          <w:szCs w:val="24"/>
          <w:rPrChange w:id="1317" w:author="Administrator" w:date="2014-08-05T16:54:00Z">
            <w:rPr>
              <w:rFonts w:ascii="Times New Roman" w:hAnsi="Times New Roman"/>
              <w:color w:val="0000FF"/>
              <w:sz w:val="24"/>
              <w:szCs w:val="24"/>
            </w:rPr>
          </w:rPrChange>
        </w:rPr>
        <w:t>Department of Science and Technology Education</w:t>
      </w:r>
      <w:r w:rsidRPr="009D3A67">
        <w:rPr>
          <w:rFonts w:ascii="Times New Roman" w:hAnsi="Times New Roman" w:hint="eastAsia"/>
          <w:sz w:val="24"/>
          <w:szCs w:val="24"/>
          <w:rPrChange w:id="1318" w:author="Administrator" w:date="2014-08-05T16:54:00Z">
            <w:rPr>
              <w:rFonts w:ascii="Times New Roman" w:hAnsi="Times New Roman" w:hint="eastAsia"/>
              <w:color w:val="0000FF"/>
              <w:sz w:val="24"/>
              <w:szCs w:val="24"/>
            </w:rPr>
          </w:rPrChange>
        </w:rPr>
        <w:t>）是京元学院从事以空间信息科技为核心的科学教育研究与教育技术开发的教学、科研单位。该系面向创新型国家建设的重大需求，依托</w:t>
      </w:r>
      <w:r w:rsidRPr="009D3A67">
        <w:rPr>
          <w:rFonts w:ascii="Times New Roman" w:hAnsi="Times New Roman"/>
          <w:sz w:val="24"/>
          <w:szCs w:val="24"/>
          <w:rPrChange w:id="1319" w:author="Administrator" w:date="2014-08-05T16:54:00Z">
            <w:rPr>
              <w:rFonts w:ascii="Times New Roman" w:hAnsi="Times New Roman"/>
              <w:color w:val="0000FF"/>
              <w:sz w:val="24"/>
              <w:szCs w:val="24"/>
            </w:rPr>
          </w:rPrChange>
        </w:rPr>
        <w:t>BUCA</w:t>
      </w:r>
      <w:r w:rsidRPr="009D3A67">
        <w:rPr>
          <w:rFonts w:ascii="Times New Roman" w:hAnsi="Times New Roman" w:hint="eastAsia"/>
          <w:sz w:val="24"/>
          <w:szCs w:val="24"/>
          <w:rPrChange w:id="1320" w:author="Administrator" w:date="2014-08-05T16:54:00Z">
            <w:rPr>
              <w:rFonts w:ascii="Times New Roman" w:hAnsi="Times New Roman" w:hint="eastAsia"/>
              <w:color w:val="0000FF"/>
              <w:sz w:val="24"/>
              <w:szCs w:val="24"/>
            </w:rPr>
          </w:rPrChange>
        </w:rPr>
        <w:t>成员单位的优质教育资源和雄厚师资队伍，系统建设科学技术教育领域学科体系，并形成学科优势。鉴于科学技术教育涉及科学教育、教育技术学、应用心理学等相关学科方向，</w:t>
      </w:r>
      <w:r w:rsidRPr="009D3A67">
        <w:rPr>
          <w:rFonts w:ascii="Times New Roman" w:hAnsi="Times New Roman"/>
          <w:sz w:val="24"/>
          <w:szCs w:val="24"/>
          <w:rPrChange w:id="1321" w:author="Administrator" w:date="2014-08-05T16:54:00Z">
            <w:rPr>
              <w:rFonts w:ascii="Times New Roman" w:hAnsi="Times New Roman"/>
              <w:color w:val="0000FF"/>
              <w:sz w:val="24"/>
              <w:szCs w:val="24"/>
            </w:rPr>
          </w:rPrChange>
        </w:rPr>
        <w:t>STE</w:t>
      </w:r>
      <w:r w:rsidRPr="009D3A67">
        <w:rPr>
          <w:rFonts w:ascii="Times New Roman" w:hAnsi="Times New Roman" w:hint="eastAsia"/>
          <w:sz w:val="24"/>
          <w:szCs w:val="24"/>
          <w:rPrChange w:id="1322" w:author="Administrator" w:date="2014-08-05T16:54:00Z">
            <w:rPr>
              <w:rFonts w:ascii="Times New Roman" w:hAnsi="Times New Roman" w:hint="eastAsia"/>
              <w:color w:val="0000FF"/>
              <w:sz w:val="24"/>
              <w:szCs w:val="24"/>
            </w:rPr>
          </w:rPrChange>
        </w:rPr>
        <w:t>设科学教育学教研室、教育技术学教研室、应用心理学教研室，重点建设科学教育（</w:t>
      </w:r>
      <w:r w:rsidRPr="009D3A67">
        <w:rPr>
          <w:rFonts w:ascii="Times New Roman" w:hAnsi="Times New Roman"/>
          <w:sz w:val="24"/>
          <w:szCs w:val="24"/>
          <w:rPrChange w:id="1323" w:author="Administrator" w:date="2014-08-05T16:54:00Z">
            <w:rPr>
              <w:rFonts w:ascii="Times New Roman" w:hAnsi="Times New Roman"/>
              <w:color w:val="0000FF"/>
              <w:sz w:val="24"/>
              <w:szCs w:val="24"/>
            </w:rPr>
          </w:rPrChange>
        </w:rPr>
        <w:t>040102</w:t>
      </w:r>
      <w:r w:rsidRPr="009D3A67">
        <w:rPr>
          <w:rFonts w:ascii="Times New Roman" w:hAnsi="Times New Roman" w:hint="eastAsia"/>
          <w:sz w:val="24"/>
          <w:szCs w:val="24"/>
          <w:rPrChange w:id="1324" w:author="Administrator" w:date="2014-08-05T16:54:00Z">
            <w:rPr>
              <w:rFonts w:ascii="Times New Roman" w:hAnsi="Times New Roman" w:hint="eastAsia"/>
              <w:color w:val="0000FF"/>
              <w:sz w:val="24"/>
              <w:szCs w:val="24"/>
            </w:rPr>
          </w:rPrChange>
        </w:rPr>
        <w:t>）、教育技术学（</w:t>
      </w:r>
      <w:r w:rsidRPr="009D3A67">
        <w:rPr>
          <w:rFonts w:ascii="Times New Roman" w:hAnsi="Times New Roman"/>
          <w:sz w:val="24"/>
          <w:szCs w:val="24"/>
          <w:rPrChange w:id="1325" w:author="Administrator" w:date="2014-08-05T16:54:00Z">
            <w:rPr>
              <w:rFonts w:ascii="Times New Roman" w:hAnsi="Times New Roman"/>
              <w:color w:val="0000FF"/>
              <w:sz w:val="24"/>
              <w:szCs w:val="24"/>
            </w:rPr>
          </w:rPrChange>
        </w:rPr>
        <w:t>040104</w:t>
      </w:r>
      <w:r w:rsidRPr="009D3A67">
        <w:rPr>
          <w:rFonts w:ascii="Times New Roman" w:hAnsi="Times New Roman" w:hint="eastAsia"/>
          <w:sz w:val="24"/>
          <w:szCs w:val="24"/>
          <w:rPrChange w:id="1326" w:author="Administrator" w:date="2014-08-05T16:54:00Z">
            <w:rPr>
              <w:rFonts w:ascii="Times New Roman" w:hAnsi="Times New Roman" w:hint="eastAsia"/>
              <w:color w:val="0000FF"/>
              <w:sz w:val="24"/>
              <w:szCs w:val="24"/>
            </w:rPr>
          </w:rPrChange>
        </w:rPr>
        <w:t>）、应用心理学（</w:t>
      </w:r>
      <w:r w:rsidRPr="009D3A67">
        <w:rPr>
          <w:rFonts w:ascii="Times New Roman" w:hAnsi="Times New Roman"/>
          <w:sz w:val="24"/>
          <w:szCs w:val="24"/>
          <w:rPrChange w:id="1327" w:author="Administrator" w:date="2014-08-05T16:54:00Z">
            <w:rPr>
              <w:rFonts w:ascii="Times New Roman" w:hAnsi="Times New Roman"/>
              <w:color w:val="0000FF"/>
              <w:sz w:val="24"/>
              <w:szCs w:val="24"/>
            </w:rPr>
          </w:rPrChange>
        </w:rPr>
        <w:t>071102</w:t>
      </w:r>
      <w:r w:rsidRPr="009D3A67">
        <w:rPr>
          <w:rFonts w:ascii="Times New Roman" w:hAnsi="Times New Roman" w:hint="eastAsia"/>
          <w:sz w:val="24"/>
          <w:szCs w:val="24"/>
          <w:rPrChange w:id="1328" w:author="Administrator" w:date="2014-08-05T16:54:00Z">
            <w:rPr>
              <w:rFonts w:ascii="Times New Roman" w:hAnsi="Times New Roman" w:hint="eastAsia"/>
              <w:color w:val="0000FF"/>
              <w:sz w:val="24"/>
              <w:szCs w:val="24"/>
            </w:rPr>
          </w:rPrChange>
        </w:rPr>
        <w:t>）等专业。</w:t>
      </w:r>
    </w:p>
    <w:p w:rsidR="00000000" w:rsidRPr="009D3A67" w:rsidRDefault="00F80C10" w:rsidP="009D3A67">
      <w:pPr>
        <w:pStyle w:val="a5"/>
        <w:spacing w:beforeLines="30" w:line="300" w:lineRule="auto"/>
        <w:ind w:firstLine="480"/>
        <w:rPr>
          <w:rFonts w:ascii="Times New Roman" w:hAnsi="Times New Roman"/>
          <w:sz w:val="24"/>
          <w:szCs w:val="24"/>
          <w:rPrChange w:id="1329" w:author="Administrator" w:date="2014-08-05T16:54:00Z">
            <w:rPr>
              <w:rFonts w:ascii="Times New Roman" w:hAnsi="Times New Roman"/>
              <w:sz w:val="24"/>
              <w:szCs w:val="24"/>
            </w:rPr>
          </w:rPrChange>
        </w:rPr>
        <w:pPrChange w:id="1330" w:author="Administrator" w:date="2014-08-05T16:54:00Z">
          <w:pPr>
            <w:pStyle w:val="a5"/>
            <w:spacing w:beforeLines="30" w:line="300" w:lineRule="auto"/>
            <w:ind w:firstLine="480"/>
          </w:pPr>
        </w:pPrChange>
      </w:pPr>
      <w:r w:rsidRPr="009D3A67">
        <w:rPr>
          <w:rFonts w:ascii="Times New Roman" w:hAnsi="Times New Roman" w:hint="eastAsia"/>
          <w:sz w:val="24"/>
          <w:szCs w:val="24"/>
          <w:rPrChange w:id="1331" w:author="Administrator" w:date="2014-08-05T16:54:00Z">
            <w:rPr>
              <w:rFonts w:ascii="Times New Roman" w:hAnsi="Times New Roman" w:hint="eastAsia"/>
              <w:color w:val="0000FF"/>
              <w:sz w:val="24"/>
              <w:szCs w:val="24"/>
            </w:rPr>
          </w:rPrChange>
        </w:rPr>
        <w:t>科学教育专业培养适应社会与经济发展需要，掌握科技创新教育、综合实践活动课程与教学论、以技术设计为核心的技术教育等基本理论、知识和技能，具备专业化科技教育、传播与普及能力，能够担当中小学综合实践活动必修课中的科技教师；高中技术课程师资；从事科协、科技教育场、馆、所、科技教育基地、社区科普站、新闻媒体等的科技教育、传播与普及的专业化人才，以及能继续攻读该领域硕士研究生学历的高级专门人才。教育技术专业培养教育信息化的建设者、管理者、研究者，培养能够在新技术教育领域从事教学资源、教学媒体和教学系统的设计、开发、运用、管理和评价等的教育技术学科高级专门人才，包括中小学信息技术教师、数字化校园和校园信息化的设计者、建设者、管理者，各级电教馆和普教的教育技术人员。应用</w:t>
      </w:r>
      <w:r w:rsidRPr="009D3A67">
        <w:rPr>
          <w:rFonts w:ascii="Times New Roman" w:hAnsi="Times New Roman" w:hint="eastAsia"/>
          <w:sz w:val="24"/>
          <w:szCs w:val="24"/>
          <w:rPrChange w:id="1332" w:author="Administrator" w:date="2014-08-05T16:54:00Z">
            <w:rPr>
              <w:rFonts w:ascii="Times New Roman" w:hAnsi="Times New Roman" w:hint="eastAsia"/>
              <w:color w:val="0000FF"/>
              <w:sz w:val="24"/>
              <w:szCs w:val="24"/>
            </w:rPr>
          </w:rPrChange>
        </w:rPr>
        <w:lastRenderedPageBreak/>
        <w:t>心理学专业的培养目标为能够系统掌握应用心理学的基础理论和专业知识，了解国内外应用心理学的新进展，学习最新研究方法与技术，能独立完成应用心理学实验研究或现场研究，毕业后能胜任应用心理学教学或研究工作，并能在实际部门从事有关应用心理学的工作。</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333" w:author="Administrator" w:date="2014-08-05T16:54:00Z">
            <w:rPr>
              <w:rFonts w:ascii="Times New Roman" w:hAnsi="Times New Roman"/>
              <w:sz w:val="24"/>
              <w:szCs w:val="24"/>
            </w:rPr>
          </w:rPrChange>
        </w:rPr>
        <w:pPrChange w:id="1334" w:author="Administrator" w:date="2014-08-05T16:54: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335" w:author="Administrator" w:date="2014-08-05T16:54:00Z">
            <w:rPr>
              <w:rFonts w:ascii="Times New Roman" w:hAnsi="Times New Roman" w:hint="eastAsia"/>
              <w:b/>
              <w:color w:val="0000FF"/>
              <w:sz w:val="24"/>
              <w:szCs w:val="24"/>
            </w:rPr>
          </w:rPrChange>
        </w:rPr>
        <w:t>系（院）主任</w:t>
      </w:r>
      <w:r w:rsidRPr="009D3A67">
        <w:rPr>
          <w:rFonts w:ascii="Times New Roman" w:hAnsi="Times New Roman" w:hint="eastAsia"/>
          <w:sz w:val="24"/>
          <w:szCs w:val="24"/>
          <w:rPrChange w:id="1336" w:author="Administrator" w:date="2014-08-05T16:54:00Z">
            <w:rPr>
              <w:rFonts w:ascii="Times New Roman" w:hAnsi="Times New Roman" w:hint="eastAsia"/>
              <w:color w:val="0000FF"/>
              <w:sz w:val="24"/>
              <w:szCs w:val="24"/>
            </w:rPr>
          </w:rPrChange>
        </w:rPr>
        <w:t>：程光泉（北京师范大学思想政治教育系教授</w:t>
      </w:r>
      <w:r w:rsidRPr="009D3A67">
        <w:rPr>
          <w:rFonts w:hint="eastAsia"/>
          <w:sz w:val="24"/>
          <w:szCs w:val="24"/>
          <w:rPrChange w:id="1337" w:author="Administrator" w:date="2014-08-05T16:54:00Z">
            <w:rPr>
              <w:rFonts w:ascii="Times New Roman" w:hAnsi="Times New Roman" w:hint="eastAsia"/>
              <w:color w:val="0000FF"/>
              <w:sz w:val="20"/>
              <w:szCs w:val="21"/>
            </w:rPr>
          </w:rPrChange>
        </w:rPr>
        <w:t>、</w:t>
      </w:r>
      <w:r w:rsidRPr="009D3A67">
        <w:rPr>
          <w:rFonts w:ascii="Times New Roman" w:hAnsi="Times New Roman" w:hint="eastAsia"/>
          <w:sz w:val="24"/>
          <w:szCs w:val="24"/>
          <w:rPrChange w:id="1338" w:author="Administrator" w:date="2014-08-05T16:54:00Z">
            <w:rPr>
              <w:rFonts w:ascii="Times New Roman" w:hAnsi="Times New Roman" w:hint="eastAsia"/>
              <w:color w:val="0000FF"/>
              <w:sz w:val="24"/>
              <w:szCs w:val="24"/>
            </w:rPr>
          </w:rPrChange>
        </w:rPr>
        <w:t>《思想政治课教学》杂志主编）</w:t>
      </w:r>
    </w:p>
    <w:p w:rsidR="00000000" w:rsidRPr="009D3A67" w:rsidRDefault="00F80C10" w:rsidP="009D3A67">
      <w:pPr>
        <w:pStyle w:val="a5"/>
        <w:spacing w:beforeLines="30" w:line="300" w:lineRule="auto"/>
        <w:ind w:leftChars="529" w:left="2978" w:hangingChars="775" w:hanging="1867"/>
        <w:rPr>
          <w:rFonts w:ascii="Times New Roman" w:hAnsi="Times New Roman"/>
          <w:sz w:val="24"/>
          <w:szCs w:val="24"/>
          <w:rPrChange w:id="1339" w:author="Administrator" w:date="2014-08-05T16:54:00Z">
            <w:rPr>
              <w:rFonts w:ascii="Times New Roman" w:hAnsi="Times New Roman"/>
              <w:sz w:val="24"/>
              <w:szCs w:val="24"/>
            </w:rPr>
          </w:rPrChange>
        </w:rPr>
        <w:pPrChange w:id="1340" w:author="Administrator" w:date="2014-08-05T16:55:00Z">
          <w:pPr>
            <w:pStyle w:val="a5"/>
            <w:spacing w:beforeLines="30" w:line="300" w:lineRule="auto"/>
            <w:ind w:leftChars="529" w:left="2978" w:hangingChars="775" w:hanging="1867"/>
          </w:pPr>
        </w:pPrChange>
      </w:pPr>
      <w:r w:rsidRPr="009D3A67">
        <w:rPr>
          <w:rFonts w:ascii="Times New Roman" w:hAnsi="Times New Roman" w:hint="eastAsia"/>
          <w:b/>
          <w:sz w:val="24"/>
          <w:szCs w:val="24"/>
          <w:rPrChange w:id="1341" w:author="Administrator" w:date="2014-08-05T16:54:00Z">
            <w:rPr>
              <w:rFonts w:ascii="Times New Roman" w:hAnsi="Times New Roman" w:hint="eastAsia"/>
              <w:b/>
              <w:color w:val="0000FF"/>
              <w:sz w:val="24"/>
              <w:szCs w:val="24"/>
            </w:rPr>
          </w:rPrChange>
        </w:rPr>
        <w:t>学术委员会主任</w:t>
      </w:r>
      <w:r w:rsidRPr="009D3A67">
        <w:rPr>
          <w:rFonts w:ascii="Times New Roman" w:hAnsi="Times New Roman" w:hint="eastAsia"/>
          <w:sz w:val="24"/>
          <w:szCs w:val="24"/>
          <w:rPrChange w:id="1342" w:author="Administrator" w:date="2014-08-05T16:54:00Z">
            <w:rPr>
              <w:rFonts w:ascii="Times New Roman" w:hAnsi="Times New Roman" w:hint="eastAsia"/>
              <w:color w:val="0000FF"/>
              <w:sz w:val="24"/>
              <w:szCs w:val="24"/>
            </w:rPr>
          </w:rPrChange>
        </w:rPr>
        <w:t>：曹冲（中国卫星导航定位协会咨询中心主任，中国电子科技集团</w:t>
      </w:r>
      <w:r w:rsidRPr="009D3A67">
        <w:rPr>
          <w:rFonts w:ascii="Times New Roman" w:hAnsi="Times New Roman"/>
          <w:sz w:val="24"/>
          <w:szCs w:val="24"/>
          <w:rPrChange w:id="1343" w:author="Administrator" w:date="2014-08-05T16:54:00Z">
            <w:rPr>
              <w:rFonts w:ascii="Times New Roman" w:hAnsi="Times New Roman"/>
              <w:color w:val="0000FF"/>
              <w:sz w:val="24"/>
              <w:szCs w:val="24"/>
            </w:rPr>
          </w:rPrChange>
        </w:rPr>
        <w:t>22</w:t>
      </w:r>
      <w:r w:rsidRPr="009D3A67">
        <w:rPr>
          <w:rFonts w:ascii="Times New Roman" w:hAnsi="Times New Roman" w:hint="eastAsia"/>
          <w:sz w:val="24"/>
          <w:szCs w:val="24"/>
          <w:rPrChange w:id="1344" w:author="Administrator" w:date="2014-08-05T16:54:00Z">
            <w:rPr>
              <w:rFonts w:ascii="Times New Roman" w:hAnsi="Times New Roman" w:hint="eastAsia"/>
              <w:color w:val="0000FF"/>
              <w:sz w:val="24"/>
              <w:szCs w:val="24"/>
            </w:rPr>
          </w:rPrChange>
        </w:rPr>
        <w:t>所研究员，北京大学数字中国研究院学术委员）</w:t>
      </w:r>
    </w:p>
    <w:p w:rsidR="004B56D4" w:rsidRPr="009D3A67" w:rsidRDefault="00147EC9" w:rsidP="009D3A67">
      <w:pPr>
        <w:pStyle w:val="a5"/>
        <w:spacing w:beforeLines="30" w:line="312" w:lineRule="auto"/>
        <w:ind w:firstLineChars="0" w:firstLine="0"/>
        <w:rPr>
          <w:rFonts w:ascii="黑体" w:eastAsia="黑体" w:hAnsi="ˎ̥"/>
          <w:b/>
          <w:sz w:val="24"/>
          <w:szCs w:val="24"/>
          <w:rPrChange w:id="1345" w:author="Administrator" w:date="2014-08-05T16:54:00Z">
            <w:rPr>
              <w:rFonts w:ascii="黑体" w:eastAsia="黑体" w:hAnsi="ˎ̥"/>
              <w:b/>
              <w:sz w:val="28"/>
              <w:szCs w:val="28"/>
            </w:rPr>
          </w:rPrChange>
        </w:rPr>
      </w:pPr>
      <w:r w:rsidRPr="009D3A67">
        <w:rPr>
          <w:rFonts w:ascii="Times New Roman" w:eastAsia="黑体" w:hAnsi="Times New Roman"/>
          <w:b/>
          <w:noProof/>
          <w:sz w:val="24"/>
          <w:szCs w:val="24"/>
          <w:rPrChange w:id="1346" w:author="Administrator" w:date="2014-08-05T16:54:00Z">
            <w:rPr>
              <w:rFonts w:ascii="Times New Roman" w:eastAsia="黑体" w:hAnsi="Times New Roman"/>
              <w:b/>
              <w:noProof/>
              <w:color w:val="0000FF"/>
              <w:sz w:val="28"/>
              <w:szCs w:val="24"/>
            </w:rPr>
          </w:rPrChange>
        </w:rPr>
        <w:drawing>
          <wp:anchor distT="0" distB="0" distL="114300" distR="114300" simplePos="0" relativeHeight="251664896" behindDoc="1" locked="0" layoutInCell="1" allowOverlap="1">
            <wp:simplePos x="0" y="0"/>
            <wp:positionH relativeFrom="column">
              <wp:posOffset>0</wp:posOffset>
            </wp:positionH>
            <wp:positionV relativeFrom="paragraph">
              <wp:posOffset>104140</wp:posOffset>
            </wp:positionV>
            <wp:extent cx="313055" cy="318135"/>
            <wp:effectExtent l="19050" t="0" r="0" b="0"/>
            <wp:wrapTight wrapText="bothSides">
              <wp:wrapPolygon edited="0">
                <wp:start x="-1314" y="0"/>
                <wp:lineTo x="-1314" y="20695"/>
                <wp:lineTo x="21030" y="20695"/>
                <wp:lineTo x="21030" y="0"/>
                <wp:lineTo x="-1314"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11002" t="12764" r="11125" b="33473"/>
                    <a:stretch>
                      <a:fillRect/>
                    </a:stretch>
                  </pic:blipFill>
                  <pic:spPr bwMode="auto">
                    <a:xfrm>
                      <a:off x="0" y="0"/>
                      <a:ext cx="313055" cy="318135"/>
                    </a:xfrm>
                    <a:prstGeom prst="rect">
                      <a:avLst/>
                    </a:prstGeom>
                    <a:noFill/>
                    <a:ln w="9525">
                      <a:noFill/>
                      <a:miter lim="800000"/>
                      <a:headEnd/>
                      <a:tailEnd/>
                    </a:ln>
                  </pic:spPr>
                </pic:pic>
              </a:graphicData>
            </a:graphic>
          </wp:anchor>
        </w:drawing>
      </w:r>
      <w:r w:rsidR="00F80C10" w:rsidRPr="009D3A67">
        <w:rPr>
          <w:rFonts w:ascii="Times New Roman" w:eastAsia="黑体" w:hAnsi="Times New Roman" w:hint="eastAsia"/>
          <w:b/>
          <w:sz w:val="24"/>
          <w:szCs w:val="24"/>
          <w:rPrChange w:id="1347" w:author="Administrator" w:date="2014-08-05T16:54:00Z">
            <w:rPr>
              <w:rFonts w:ascii="Times New Roman" w:eastAsia="黑体" w:hAnsi="Times New Roman" w:hint="eastAsia"/>
              <w:b/>
              <w:color w:val="0000FF"/>
              <w:sz w:val="28"/>
              <w:szCs w:val="24"/>
            </w:rPr>
          </w:rPrChange>
        </w:rPr>
        <w:t>学院校</w:t>
      </w:r>
      <w:r w:rsidR="00F80C10" w:rsidRPr="009D3A67">
        <w:rPr>
          <w:rFonts w:ascii="黑体" w:eastAsia="黑体" w:hAnsi="ˎ̥" w:hint="eastAsia"/>
          <w:b/>
          <w:sz w:val="24"/>
          <w:szCs w:val="24"/>
          <w:rPrChange w:id="1348" w:author="Administrator" w:date="2014-08-05T16:54:00Z">
            <w:rPr>
              <w:rFonts w:ascii="黑体" w:eastAsia="黑体" w:hAnsi="ˎ̥" w:hint="eastAsia"/>
              <w:b/>
              <w:color w:val="0000FF"/>
              <w:sz w:val="28"/>
              <w:szCs w:val="24"/>
            </w:rPr>
          </w:rPrChange>
        </w:rPr>
        <w:t>徽</w:t>
      </w:r>
    </w:p>
    <w:p w:rsidR="00833FE4" w:rsidRPr="009D3A67" w:rsidRDefault="00147EC9" w:rsidP="009D3A67">
      <w:pPr>
        <w:spacing w:beforeLines="30" w:line="300" w:lineRule="auto"/>
        <w:rPr>
          <w:sz w:val="24"/>
          <w:rPrChange w:id="1349" w:author="Administrator" w:date="2014-08-05T16:54:00Z">
            <w:rPr>
              <w:sz w:val="24"/>
            </w:rPr>
          </w:rPrChange>
        </w:rPr>
        <w:pPrChange w:id="1350" w:author="Administrator" w:date="2014-08-05T16:53:00Z">
          <w:pPr>
            <w:spacing w:beforeLines="30" w:line="300" w:lineRule="auto"/>
          </w:pPr>
        </w:pPrChange>
      </w:pPr>
      <w:r w:rsidRPr="009D3A67">
        <w:rPr>
          <w:noProof/>
          <w:sz w:val="24"/>
          <w:rPrChange w:id="1351" w:author="Administrator" w:date="2014-08-05T16:54:00Z">
            <w:rPr>
              <w:rFonts w:ascii="Calibri" w:hAnsi="Calibri"/>
              <w:noProof/>
              <w:color w:val="0000FF"/>
              <w:szCs w:val="22"/>
            </w:rPr>
          </w:rPrChange>
        </w:rPr>
        <w:drawing>
          <wp:anchor distT="0" distB="0" distL="114300" distR="114300" simplePos="0" relativeHeight="251663872" behindDoc="0" locked="0" layoutInCell="1" allowOverlap="1">
            <wp:simplePos x="0" y="0"/>
            <wp:positionH relativeFrom="column">
              <wp:posOffset>266700</wp:posOffset>
            </wp:positionH>
            <wp:positionV relativeFrom="paragraph">
              <wp:posOffset>57785</wp:posOffset>
            </wp:positionV>
            <wp:extent cx="996950" cy="996950"/>
            <wp:effectExtent l="19050" t="0" r="0" b="0"/>
            <wp:wrapSquare wrapText="bothSides"/>
            <wp:docPr id="29" name="图片 1" descr="GIS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GISTb.jpg"/>
                    <pic:cNvPicPr>
                      <a:picLocks noChangeAspect="1" noChangeArrowheads="1"/>
                    </pic:cNvPicPr>
                  </pic:nvPicPr>
                  <pic:blipFill>
                    <a:blip r:embed="rId18" cstate="print"/>
                    <a:srcRect/>
                    <a:stretch>
                      <a:fillRect/>
                    </a:stretch>
                  </pic:blipFill>
                  <pic:spPr bwMode="auto">
                    <a:xfrm>
                      <a:off x="0" y="0"/>
                      <a:ext cx="996950" cy="996950"/>
                    </a:xfrm>
                    <a:prstGeom prst="rect">
                      <a:avLst/>
                    </a:prstGeom>
                    <a:noFill/>
                    <a:ln w="9525">
                      <a:noFill/>
                      <a:miter lim="800000"/>
                      <a:headEnd/>
                      <a:tailEnd/>
                    </a:ln>
                  </pic:spPr>
                </pic:pic>
              </a:graphicData>
            </a:graphic>
          </wp:anchor>
        </w:drawing>
      </w:r>
      <w:ins w:id="1352" w:author="Administrator" w:date="2014-08-05T16:54:00Z">
        <w:r w:rsidR="009D3A67">
          <w:rPr>
            <w:rFonts w:hint="eastAsia"/>
            <w:sz w:val="24"/>
          </w:rPr>
          <w:tab/>
        </w:r>
        <w:r w:rsidR="009D3A67">
          <w:rPr>
            <w:rFonts w:hint="eastAsia"/>
            <w:sz w:val="24"/>
          </w:rPr>
          <w:tab/>
        </w:r>
      </w:ins>
      <w:r w:rsidR="00F80C10" w:rsidRPr="009D3A67">
        <w:rPr>
          <w:rFonts w:hint="eastAsia"/>
          <w:sz w:val="24"/>
          <w:rPrChange w:id="1353" w:author="Administrator" w:date="2014-08-05T16:54:00Z">
            <w:rPr>
              <w:rFonts w:ascii="Calibri" w:hAnsi="Calibri" w:hint="eastAsia"/>
              <w:color w:val="0000FF"/>
              <w:sz w:val="24"/>
              <w:szCs w:val="22"/>
            </w:rPr>
          </w:rPrChange>
        </w:rPr>
        <w:t>凤凰涅槃</w:t>
      </w:r>
      <w:r w:rsidR="00F80C10" w:rsidRPr="009D3A67">
        <w:rPr>
          <w:sz w:val="24"/>
          <w:rPrChange w:id="1354" w:author="Administrator" w:date="2014-08-05T16:54:00Z">
            <w:rPr>
              <w:rFonts w:ascii="Calibri" w:hAnsi="Calibri"/>
              <w:color w:val="0000FF"/>
              <w:sz w:val="24"/>
              <w:szCs w:val="22"/>
            </w:rPr>
          </w:rPrChange>
        </w:rPr>
        <w:t xml:space="preserve">  </w:t>
      </w:r>
      <w:r w:rsidR="00F80C10" w:rsidRPr="009D3A67">
        <w:rPr>
          <w:rFonts w:hint="eastAsia"/>
          <w:sz w:val="24"/>
          <w:rPrChange w:id="1355" w:author="Administrator" w:date="2014-08-05T16:54:00Z">
            <w:rPr>
              <w:rFonts w:ascii="Calibri" w:hAnsi="Calibri" w:hint="eastAsia"/>
              <w:color w:val="0000FF"/>
              <w:sz w:val="24"/>
              <w:szCs w:val="22"/>
            </w:rPr>
          </w:rPrChange>
        </w:rPr>
        <w:t>浴火重生</w:t>
      </w:r>
    </w:p>
    <w:p w:rsidR="00833FE4" w:rsidRPr="009D3A67" w:rsidRDefault="009D3A67" w:rsidP="005D126B">
      <w:pPr>
        <w:spacing w:line="300" w:lineRule="auto"/>
        <w:rPr>
          <w:sz w:val="24"/>
          <w:rPrChange w:id="1356" w:author="Administrator" w:date="2014-08-05T16:54:00Z">
            <w:rPr>
              <w:sz w:val="24"/>
            </w:rPr>
          </w:rPrChange>
        </w:rPr>
      </w:pPr>
      <w:ins w:id="1357" w:author="Administrator" w:date="2014-08-05T16:54:00Z">
        <w:r>
          <w:rPr>
            <w:rFonts w:hint="eastAsia"/>
            <w:sz w:val="24"/>
          </w:rPr>
          <w:tab/>
        </w:r>
        <w:r>
          <w:rPr>
            <w:rFonts w:hint="eastAsia"/>
            <w:sz w:val="24"/>
          </w:rPr>
          <w:tab/>
        </w:r>
      </w:ins>
      <w:r w:rsidR="00F80C10" w:rsidRPr="009D3A67">
        <w:rPr>
          <w:rFonts w:hint="eastAsia"/>
          <w:sz w:val="24"/>
          <w:rPrChange w:id="1358" w:author="Administrator" w:date="2014-08-05T16:54:00Z">
            <w:rPr>
              <w:rFonts w:ascii="Calibri" w:hAnsi="Calibri" w:hint="eastAsia"/>
              <w:color w:val="0000FF"/>
              <w:sz w:val="24"/>
              <w:szCs w:val="22"/>
            </w:rPr>
          </w:rPrChange>
        </w:rPr>
        <w:t>川京同心</w:t>
      </w:r>
      <w:bookmarkStart w:id="1359" w:name="_GoBack"/>
      <w:bookmarkEnd w:id="1359"/>
      <w:r w:rsidR="00F80C10" w:rsidRPr="009D3A67">
        <w:rPr>
          <w:sz w:val="24"/>
          <w:rPrChange w:id="1360" w:author="Administrator" w:date="2014-08-05T16:54:00Z">
            <w:rPr>
              <w:rFonts w:ascii="Calibri" w:hAnsi="Calibri"/>
              <w:color w:val="0000FF"/>
              <w:sz w:val="24"/>
              <w:szCs w:val="22"/>
            </w:rPr>
          </w:rPrChange>
        </w:rPr>
        <w:t xml:space="preserve">  </w:t>
      </w:r>
      <w:r w:rsidR="00F80C10" w:rsidRPr="009D3A67">
        <w:rPr>
          <w:rFonts w:hint="eastAsia"/>
          <w:sz w:val="24"/>
          <w:rPrChange w:id="1361" w:author="Administrator" w:date="2014-08-05T16:54:00Z">
            <w:rPr>
              <w:rFonts w:ascii="Calibri" w:hAnsi="Calibri" w:hint="eastAsia"/>
              <w:color w:val="0000FF"/>
              <w:sz w:val="24"/>
              <w:szCs w:val="22"/>
            </w:rPr>
          </w:rPrChange>
        </w:rPr>
        <w:t>共铸方舟</w:t>
      </w:r>
    </w:p>
    <w:p w:rsidR="00000000" w:rsidRPr="009D3A67" w:rsidRDefault="009D3A67" w:rsidP="009D3A67">
      <w:pPr>
        <w:spacing w:after="156" w:line="300" w:lineRule="auto"/>
        <w:rPr>
          <w:del w:id="1362" w:author="Administrator" w:date="2014-08-05T16:52:00Z"/>
          <w:sz w:val="24"/>
          <w:rPrChange w:id="1363" w:author="Administrator" w:date="2014-08-05T16:54:00Z">
            <w:rPr>
              <w:del w:id="1364" w:author="Administrator" w:date="2014-08-05T16:52:00Z"/>
              <w:sz w:val="28"/>
              <w:szCs w:val="28"/>
            </w:rPr>
          </w:rPrChange>
        </w:rPr>
        <w:pPrChange w:id="1365" w:author="Administrator" w:date="2014-08-05T16:53:00Z">
          <w:pPr>
            <w:spacing w:afterLines="50" w:line="300" w:lineRule="auto"/>
          </w:pPr>
        </w:pPrChange>
      </w:pPr>
      <w:ins w:id="1366" w:author="Administrator" w:date="2014-08-05T16:54:00Z">
        <w:r>
          <w:rPr>
            <w:rFonts w:hint="eastAsia"/>
            <w:sz w:val="24"/>
          </w:rPr>
          <w:tab/>
        </w:r>
        <w:r>
          <w:rPr>
            <w:rFonts w:hint="eastAsia"/>
            <w:sz w:val="24"/>
          </w:rPr>
          <w:tab/>
        </w:r>
      </w:ins>
      <w:r w:rsidR="00F80C10" w:rsidRPr="009D3A67">
        <w:rPr>
          <w:rFonts w:hint="eastAsia"/>
          <w:sz w:val="24"/>
          <w:rPrChange w:id="1367" w:author="Administrator" w:date="2014-08-05T16:54:00Z">
            <w:rPr>
              <w:rFonts w:hint="eastAsia"/>
              <w:color w:val="0000FF"/>
              <w:sz w:val="24"/>
            </w:rPr>
          </w:rPrChange>
        </w:rPr>
        <w:t>一元既始</w:t>
      </w:r>
      <w:r w:rsidR="00F80C10" w:rsidRPr="009D3A67">
        <w:rPr>
          <w:sz w:val="24"/>
          <w:rPrChange w:id="1368" w:author="Administrator" w:date="2014-08-05T16:54:00Z">
            <w:rPr>
              <w:color w:val="0000FF"/>
              <w:sz w:val="24"/>
            </w:rPr>
          </w:rPrChange>
        </w:rPr>
        <w:t xml:space="preserve">  </w:t>
      </w:r>
      <w:r w:rsidR="00F80C10" w:rsidRPr="009D3A67">
        <w:rPr>
          <w:rFonts w:hint="eastAsia"/>
          <w:sz w:val="24"/>
          <w:rPrChange w:id="1369" w:author="Administrator" w:date="2014-08-05T16:54:00Z">
            <w:rPr>
              <w:rFonts w:hint="eastAsia"/>
              <w:color w:val="0000FF"/>
              <w:sz w:val="24"/>
            </w:rPr>
          </w:rPrChange>
        </w:rPr>
        <w:t>万象为新</w:t>
      </w:r>
    </w:p>
    <w:p w:rsidR="00DC40F1" w:rsidRPr="009D3A67" w:rsidRDefault="00DC40F1" w:rsidP="005D126B">
      <w:pPr>
        <w:spacing w:line="300" w:lineRule="auto"/>
        <w:rPr>
          <w:ins w:id="1370" w:author="Administrator" w:date="2014-08-05T16:52:00Z"/>
          <w:sz w:val="24"/>
          <w:rPrChange w:id="1371" w:author="Administrator" w:date="2014-08-05T16:54:00Z">
            <w:rPr>
              <w:ins w:id="1372" w:author="Administrator" w:date="2014-08-05T16:52:00Z"/>
              <w:sz w:val="24"/>
            </w:rPr>
          </w:rPrChange>
        </w:rPr>
      </w:pPr>
    </w:p>
    <w:p w:rsidR="00000000" w:rsidRPr="009D3A67" w:rsidRDefault="009D3A67" w:rsidP="009D3A67">
      <w:pPr>
        <w:spacing w:after="156" w:line="300" w:lineRule="auto"/>
        <w:rPr>
          <w:sz w:val="24"/>
          <w:rPrChange w:id="1373" w:author="Administrator" w:date="2014-08-05T16:54:00Z">
            <w:rPr>
              <w:sz w:val="24"/>
            </w:rPr>
          </w:rPrChange>
        </w:rPr>
        <w:pPrChange w:id="1374" w:author="Administrator" w:date="2014-08-05T16:53:00Z">
          <w:pPr>
            <w:spacing w:afterLines="50" w:line="300" w:lineRule="auto"/>
          </w:pPr>
        </w:pPrChange>
      </w:pPr>
      <w:ins w:id="1375" w:author="Administrator" w:date="2014-08-05T16:54:00Z">
        <w:r>
          <w:rPr>
            <w:rFonts w:hint="eastAsia"/>
            <w:sz w:val="24"/>
          </w:rPr>
          <w:tab/>
        </w:r>
        <w:r>
          <w:rPr>
            <w:rFonts w:hint="eastAsia"/>
            <w:sz w:val="24"/>
          </w:rPr>
          <w:tab/>
        </w:r>
      </w:ins>
      <w:r w:rsidR="00F80C10" w:rsidRPr="009D3A67">
        <w:rPr>
          <w:rFonts w:hint="eastAsia"/>
          <w:sz w:val="24"/>
          <w:rPrChange w:id="1376" w:author="Administrator" w:date="2014-08-05T16:54:00Z">
            <w:rPr>
              <w:rFonts w:hint="eastAsia"/>
              <w:color w:val="0000FF"/>
              <w:sz w:val="24"/>
            </w:rPr>
          </w:rPrChange>
        </w:rPr>
        <w:t>天高鹰翔</w:t>
      </w:r>
      <w:r w:rsidR="00F80C10" w:rsidRPr="009D3A67">
        <w:rPr>
          <w:sz w:val="24"/>
          <w:rPrChange w:id="1377" w:author="Administrator" w:date="2014-08-05T16:54:00Z">
            <w:rPr>
              <w:color w:val="0000FF"/>
              <w:sz w:val="24"/>
            </w:rPr>
          </w:rPrChange>
        </w:rPr>
        <w:t xml:space="preserve">  </w:t>
      </w:r>
      <w:r w:rsidR="00F80C10" w:rsidRPr="009D3A67">
        <w:rPr>
          <w:rFonts w:hint="eastAsia"/>
          <w:sz w:val="24"/>
          <w:rPrChange w:id="1378" w:author="Administrator" w:date="2014-08-05T16:54:00Z">
            <w:rPr>
              <w:rFonts w:hint="eastAsia"/>
              <w:color w:val="0000FF"/>
              <w:sz w:val="24"/>
            </w:rPr>
          </w:rPrChange>
        </w:rPr>
        <w:t>川阔龙腾</w:t>
      </w:r>
    </w:p>
    <w:p w:rsidR="001C1055" w:rsidRPr="009D3A67" w:rsidDel="009D367A" w:rsidRDefault="00082517" w:rsidP="009D3A67">
      <w:pPr>
        <w:pStyle w:val="a5"/>
        <w:spacing w:beforeLines="30" w:line="312" w:lineRule="auto"/>
        <w:ind w:firstLineChars="0"/>
        <w:rPr>
          <w:del w:id="1379" w:author="Microsoft" w:date="2014-08-05T16:30:00Z"/>
          <w:rFonts w:ascii="黑体" w:eastAsia="黑体" w:hAnsi="ˎ̥"/>
          <w:b/>
          <w:sz w:val="24"/>
          <w:szCs w:val="24"/>
          <w:rPrChange w:id="1380" w:author="Administrator" w:date="2014-08-05T16:54:00Z">
            <w:rPr>
              <w:del w:id="1381" w:author="Microsoft" w:date="2014-08-05T16:30:00Z"/>
              <w:rFonts w:ascii="黑体" w:eastAsia="黑体" w:hAnsi="ˎ̥"/>
              <w:b/>
              <w:sz w:val="28"/>
              <w:szCs w:val="28"/>
            </w:rPr>
          </w:rPrChange>
        </w:rPr>
      </w:pPr>
      <w:r w:rsidRPr="009D3A67">
        <w:rPr>
          <w:rFonts w:ascii="黑体" w:eastAsia="黑体" w:hAnsi="ˎ̥"/>
          <w:b/>
          <w:sz w:val="24"/>
          <w:szCs w:val="24"/>
          <w:rPrChange w:id="1382" w:author="Administrator" w:date="2014-08-05T16:54:00Z">
            <w:rPr>
              <w:rFonts w:ascii="黑体" w:eastAsia="黑体" w:hAnsi="ˎ̥"/>
              <w:b/>
              <w:sz w:val="28"/>
            </w:rPr>
          </w:rPrChange>
        </w:rPr>
        <w:br w:type="page"/>
      </w:r>
    </w:p>
    <w:p w:rsidR="00D03388" w:rsidRPr="009D3A67" w:rsidDel="009D367A" w:rsidRDefault="00147EC9" w:rsidP="009D3A67">
      <w:pPr>
        <w:pStyle w:val="a5"/>
        <w:spacing w:beforeLines="30" w:line="312" w:lineRule="auto"/>
        <w:ind w:firstLineChars="0"/>
        <w:rPr>
          <w:del w:id="1383" w:author="Microsoft" w:date="2014-08-05T16:30:00Z"/>
          <w:rFonts w:ascii="黑体" w:eastAsia="黑体" w:hAnsi="ˎ̥"/>
          <w:b/>
          <w:sz w:val="24"/>
          <w:szCs w:val="24"/>
          <w:rPrChange w:id="1384" w:author="Administrator" w:date="2014-08-05T16:54:00Z">
            <w:rPr>
              <w:del w:id="1385" w:author="Microsoft" w:date="2014-08-05T16:30:00Z"/>
              <w:rFonts w:ascii="黑体" w:eastAsia="黑体" w:hAnsi="ˎ̥"/>
              <w:b/>
              <w:sz w:val="28"/>
              <w:szCs w:val="28"/>
            </w:rPr>
          </w:rPrChange>
        </w:rPr>
      </w:pPr>
      <w:del w:id="1386" w:author="Microsoft" w:date="2014-08-05T16:30:00Z">
        <w:r w:rsidRPr="009D3A67">
          <w:rPr>
            <w:rFonts w:ascii="黑体" w:eastAsia="黑体" w:hAnsi="ˎ̥"/>
            <w:b/>
            <w:noProof/>
            <w:sz w:val="24"/>
            <w:szCs w:val="24"/>
            <w:rPrChange w:id="1387" w:author="Administrator" w:date="2014-08-05T16:54:00Z">
              <w:rPr>
                <w:rFonts w:ascii="黑体" w:eastAsia="黑体" w:hAnsi="ˎ̥"/>
                <w:b/>
                <w:noProof/>
                <w:color w:val="0000FF"/>
                <w:sz w:val="28"/>
              </w:rPr>
            </w:rPrChange>
          </w:rPr>
          <w:drawing>
            <wp:anchor distT="0" distB="0" distL="114300" distR="114300" simplePos="0" relativeHeight="251647488" behindDoc="0" locked="0" layoutInCell="1" allowOverlap="1">
              <wp:simplePos x="0" y="0"/>
              <wp:positionH relativeFrom="column">
                <wp:posOffset>-928370</wp:posOffset>
              </wp:positionH>
              <wp:positionV relativeFrom="paragraph">
                <wp:posOffset>-1332230</wp:posOffset>
              </wp:positionV>
              <wp:extent cx="7543800" cy="6336030"/>
              <wp:effectExtent l="1905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l="30704" t="3557" r="30707" b="37471"/>
                      <a:stretch>
                        <a:fillRect/>
                      </a:stretch>
                    </pic:blipFill>
                    <pic:spPr bwMode="auto">
                      <a:xfrm>
                        <a:off x="0" y="0"/>
                        <a:ext cx="7543800" cy="6336030"/>
                      </a:xfrm>
                      <a:prstGeom prst="rect">
                        <a:avLst/>
                      </a:prstGeom>
                      <a:noFill/>
                      <a:ln w="9525">
                        <a:noFill/>
                        <a:miter lim="800000"/>
                        <a:headEnd/>
                        <a:tailEnd/>
                      </a:ln>
                    </pic:spPr>
                  </pic:pic>
                </a:graphicData>
              </a:graphic>
            </wp:anchor>
          </w:drawing>
        </w:r>
      </w:del>
    </w:p>
    <w:p w:rsidR="00D03388" w:rsidRPr="009D3A67" w:rsidDel="009D367A" w:rsidRDefault="00D03388" w:rsidP="009D3A67">
      <w:pPr>
        <w:pStyle w:val="a5"/>
        <w:spacing w:beforeLines="30" w:line="312" w:lineRule="auto"/>
        <w:ind w:firstLineChars="0"/>
        <w:rPr>
          <w:del w:id="1388" w:author="Microsoft" w:date="2014-08-05T16:30:00Z"/>
          <w:rFonts w:ascii="黑体" w:eastAsia="黑体" w:hAnsi="ˎ̥"/>
          <w:b/>
          <w:sz w:val="24"/>
          <w:szCs w:val="24"/>
          <w:rPrChange w:id="1389" w:author="Administrator" w:date="2014-08-05T16:54:00Z">
            <w:rPr>
              <w:del w:id="1390" w:author="Microsoft" w:date="2014-08-05T16:30:00Z"/>
              <w:rFonts w:ascii="黑体" w:eastAsia="黑体" w:hAnsi="ˎ̥"/>
              <w:b/>
              <w:sz w:val="28"/>
              <w:szCs w:val="24"/>
            </w:rPr>
          </w:rPrChange>
        </w:rPr>
        <w:pPrChange w:id="1391"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392" w:author="Microsoft" w:date="2014-08-05T16:30:00Z"/>
          <w:rFonts w:ascii="黑体" w:eastAsia="黑体" w:hAnsi="ˎ̥"/>
          <w:b/>
          <w:sz w:val="24"/>
          <w:szCs w:val="24"/>
          <w:rPrChange w:id="1393" w:author="Administrator" w:date="2014-08-05T16:54:00Z">
            <w:rPr>
              <w:del w:id="1394" w:author="Microsoft" w:date="2014-08-05T16:30:00Z"/>
              <w:rFonts w:ascii="黑体" w:eastAsia="黑体" w:hAnsi="ˎ̥"/>
              <w:b/>
              <w:sz w:val="28"/>
              <w:szCs w:val="24"/>
            </w:rPr>
          </w:rPrChange>
        </w:rPr>
        <w:pPrChange w:id="1395"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396" w:author="Microsoft" w:date="2014-08-05T16:31:00Z"/>
          <w:rFonts w:ascii="黑体" w:eastAsia="黑体" w:hAnsi="ˎ̥"/>
          <w:b/>
          <w:sz w:val="24"/>
          <w:szCs w:val="24"/>
          <w:rPrChange w:id="1397" w:author="Administrator" w:date="2014-08-05T16:54:00Z">
            <w:rPr>
              <w:del w:id="1398" w:author="Microsoft" w:date="2014-08-05T16:31:00Z"/>
              <w:rFonts w:ascii="黑体" w:eastAsia="黑体" w:hAnsi="ˎ̥"/>
              <w:b/>
              <w:sz w:val="28"/>
              <w:szCs w:val="24"/>
            </w:rPr>
          </w:rPrChange>
        </w:rPr>
        <w:pPrChange w:id="1399"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400" w:author="Microsoft" w:date="2014-08-05T16:31:00Z"/>
          <w:rFonts w:ascii="黑体" w:eastAsia="黑体" w:hAnsi="ˎ̥"/>
          <w:b/>
          <w:sz w:val="24"/>
          <w:szCs w:val="24"/>
          <w:rPrChange w:id="1401" w:author="Administrator" w:date="2014-08-05T16:54:00Z">
            <w:rPr>
              <w:del w:id="1402" w:author="Microsoft" w:date="2014-08-05T16:31:00Z"/>
              <w:rFonts w:ascii="黑体" w:eastAsia="黑体" w:hAnsi="ˎ̥"/>
              <w:b/>
              <w:sz w:val="28"/>
              <w:szCs w:val="24"/>
            </w:rPr>
          </w:rPrChange>
        </w:rPr>
        <w:pPrChange w:id="1403"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404" w:author="Microsoft" w:date="2014-08-05T16:31:00Z"/>
          <w:rFonts w:ascii="黑体" w:eastAsia="黑体" w:hAnsi="ˎ̥"/>
          <w:b/>
          <w:sz w:val="24"/>
          <w:szCs w:val="24"/>
          <w:rPrChange w:id="1405" w:author="Administrator" w:date="2014-08-05T16:54:00Z">
            <w:rPr>
              <w:del w:id="1406" w:author="Microsoft" w:date="2014-08-05T16:31:00Z"/>
              <w:rFonts w:ascii="黑体" w:eastAsia="黑体" w:hAnsi="ˎ̥"/>
              <w:b/>
              <w:sz w:val="28"/>
              <w:szCs w:val="24"/>
            </w:rPr>
          </w:rPrChange>
        </w:rPr>
        <w:pPrChange w:id="1407"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408" w:author="Microsoft" w:date="2014-08-05T16:31:00Z"/>
          <w:rFonts w:ascii="黑体" w:eastAsia="黑体" w:hAnsi="ˎ̥"/>
          <w:b/>
          <w:sz w:val="24"/>
          <w:szCs w:val="24"/>
          <w:rPrChange w:id="1409" w:author="Administrator" w:date="2014-08-05T16:54:00Z">
            <w:rPr>
              <w:del w:id="1410" w:author="Microsoft" w:date="2014-08-05T16:31:00Z"/>
              <w:rFonts w:ascii="黑体" w:eastAsia="黑体" w:hAnsi="ˎ̥"/>
              <w:b/>
              <w:sz w:val="28"/>
              <w:szCs w:val="24"/>
            </w:rPr>
          </w:rPrChange>
        </w:rPr>
        <w:pPrChange w:id="1411"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412" w:author="Microsoft" w:date="2014-08-05T16:31:00Z"/>
          <w:rFonts w:ascii="黑体" w:eastAsia="黑体" w:hAnsi="ˎ̥"/>
          <w:b/>
          <w:sz w:val="24"/>
          <w:szCs w:val="24"/>
          <w:rPrChange w:id="1413" w:author="Administrator" w:date="2014-08-05T16:54:00Z">
            <w:rPr>
              <w:del w:id="1414" w:author="Microsoft" w:date="2014-08-05T16:31:00Z"/>
              <w:rFonts w:ascii="黑体" w:eastAsia="黑体" w:hAnsi="ˎ̥"/>
              <w:b/>
              <w:sz w:val="28"/>
              <w:szCs w:val="24"/>
            </w:rPr>
          </w:rPrChange>
        </w:rPr>
        <w:pPrChange w:id="1415"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416" w:author="Microsoft" w:date="2014-08-05T16:31:00Z"/>
          <w:rFonts w:ascii="黑体" w:eastAsia="黑体" w:hAnsi="ˎ̥"/>
          <w:b/>
          <w:sz w:val="24"/>
          <w:szCs w:val="24"/>
          <w:rPrChange w:id="1417" w:author="Administrator" w:date="2014-08-05T16:54:00Z">
            <w:rPr>
              <w:del w:id="1418" w:author="Microsoft" w:date="2014-08-05T16:31:00Z"/>
              <w:rFonts w:ascii="黑体" w:eastAsia="黑体" w:hAnsi="ˎ̥"/>
              <w:b/>
              <w:sz w:val="28"/>
              <w:szCs w:val="24"/>
            </w:rPr>
          </w:rPrChange>
        </w:rPr>
        <w:pPrChange w:id="1419" w:author="Administrator" w:date="2014-08-05T16:53:00Z">
          <w:pPr>
            <w:pStyle w:val="a5"/>
            <w:spacing w:beforeLines="30" w:line="312" w:lineRule="auto"/>
            <w:ind w:firstLineChars="0"/>
          </w:pPr>
        </w:pPrChange>
      </w:pPr>
    </w:p>
    <w:p w:rsidR="00D03388" w:rsidRPr="009D3A67" w:rsidDel="009D367A" w:rsidRDefault="00D03388" w:rsidP="009D3A67">
      <w:pPr>
        <w:pStyle w:val="a5"/>
        <w:spacing w:beforeLines="30" w:line="312" w:lineRule="auto"/>
        <w:ind w:firstLineChars="0"/>
        <w:rPr>
          <w:del w:id="1420" w:author="Microsoft" w:date="2014-08-05T16:31:00Z"/>
          <w:rFonts w:ascii="黑体" w:eastAsia="黑体" w:hAnsi="ˎ̥"/>
          <w:b/>
          <w:sz w:val="24"/>
          <w:szCs w:val="24"/>
          <w:rPrChange w:id="1421" w:author="Administrator" w:date="2014-08-05T16:54:00Z">
            <w:rPr>
              <w:del w:id="1422" w:author="Microsoft" w:date="2014-08-05T16:31:00Z"/>
              <w:rFonts w:ascii="黑体" w:eastAsia="黑体" w:hAnsi="ˎ̥"/>
              <w:b/>
              <w:sz w:val="28"/>
              <w:szCs w:val="24"/>
            </w:rPr>
          </w:rPrChange>
        </w:rPr>
        <w:pPrChange w:id="1423" w:author="Administrator" w:date="2014-08-05T16:53:00Z">
          <w:pPr>
            <w:pStyle w:val="a5"/>
            <w:spacing w:beforeLines="30" w:line="312" w:lineRule="auto"/>
            <w:ind w:firstLineChars="0"/>
          </w:pPr>
        </w:pPrChange>
      </w:pPr>
    </w:p>
    <w:p w:rsidR="00000000" w:rsidRPr="009D3A67" w:rsidRDefault="00147EC9" w:rsidP="009D3A67">
      <w:pPr>
        <w:pStyle w:val="a5"/>
        <w:spacing w:beforeLines="30" w:line="312" w:lineRule="auto"/>
        <w:ind w:firstLineChars="0"/>
        <w:rPr>
          <w:del w:id="1424" w:author="Microsoft" w:date="2014-08-05T16:31:00Z"/>
          <w:rFonts w:ascii="黑体" w:eastAsia="黑体" w:hAnsi="ˎ̥"/>
          <w:b/>
          <w:sz w:val="24"/>
          <w:szCs w:val="24"/>
          <w:rPrChange w:id="1425" w:author="Administrator" w:date="2014-08-05T16:54:00Z">
            <w:rPr>
              <w:del w:id="1426" w:author="Microsoft" w:date="2014-08-05T16:31:00Z"/>
              <w:rFonts w:ascii="黑体" w:eastAsia="黑体" w:hAnsi="ˎ̥"/>
              <w:b/>
              <w:sz w:val="28"/>
              <w:szCs w:val="28"/>
            </w:rPr>
          </w:rPrChange>
        </w:rPr>
        <w:pPrChange w:id="1427" w:author="Administrator" w:date="2014-08-05T16:53:00Z">
          <w:pPr>
            <w:pStyle w:val="a5"/>
            <w:spacing w:beforeLines="30" w:line="312" w:lineRule="auto"/>
            <w:ind w:firstLineChars="0"/>
          </w:pPr>
        </w:pPrChange>
      </w:pPr>
      <w:del w:id="1428" w:author="Microsoft" w:date="2014-08-05T16:30:00Z">
        <w:r w:rsidRPr="009D3A67">
          <w:rPr>
            <w:noProof/>
            <w:sz w:val="24"/>
            <w:szCs w:val="24"/>
            <w:rPrChange w:id="1429" w:author="Administrator" w:date="2014-08-05T16:54:00Z">
              <w:rPr>
                <w:noProof/>
                <w:color w:val="0000FF"/>
                <w:sz w:val="24"/>
              </w:rPr>
            </w:rPrChange>
          </w:rPr>
          <w:drawing>
            <wp:anchor distT="0" distB="0" distL="114300" distR="114300" simplePos="0" relativeHeight="251666944" behindDoc="1" locked="0" layoutInCell="1" allowOverlap="1">
              <wp:simplePos x="0" y="0"/>
              <wp:positionH relativeFrom="column">
                <wp:posOffset>-927100</wp:posOffset>
              </wp:positionH>
              <wp:positionV relativeFrom="paragraph">
                <wp:posOffset>443230</wp:posOffset>
              </wp:positionV>
              <wp:extent cx="7541895" cy="748030"/>
              <wp:effectExtent l="19050" t="0" r="190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l="30711" r="30711" b="93037"/>
                      <a:stretch>
                        <a:fillRect/>
                      </a:stretch>
                    </pic:blipFill>
                    <pic:spPr bwMode="auto">
                      <a:xfrm>
                        <a:off x="0" y="0"/>
                        <a:ext cx="7541895" cy="748030"/>
                      </a:xfrm>
                      <a:prstGeom prst="rect">
                        <a:avLst/>
                      </a:prstGeom>
                      <a:noFill/>
                      <a:ln w="9525">
                        <a:noFill/>
                        <a:miter lim="800000"/>
                        <a:headEnd/>
                        <a:tailEnd/>
                      </a:ln>
                    </pic:spPr>
                  </pic:pic>
                </a:graphicData>
              </a:graphic>
            </wp:anchor>
          </w:drawing>
        </w:r>
      </w:del>
    </w:p>
    <w:p w:rsidR="00F80C10" w:rsidRPr="009D3A67" w:rsidRDefault="00F80C10" w:rsidP="009D3A67">
      <w:pPr>
        <w:pStyle w:val="a5"/>
        <w:spacing w:beforeLines="30" w:line="312" w:lineRule="auto"/>
        <w:ind w:firstLineChars="174" w:firstLine="419"/>
        <w:rPr>
          <w:rFonts w:ascii="Times New Roman" w:hAnsi="Times New Roman"/>
          <w:sz w:val="24"/>
          <w:szCs w:val="24"/>
          <w:rPrChange w:id="1430" w:author="Administrator" w:date="2014-08-05T16:54:00Z">
            <w:rPr>
              <w:rFonts w:ascii="Times New Roman" w:hAnsi="Times New Roman"/>
              <w:sz w:val="24"/>
              <w:szCs w:val="24"/>
            </w:rPr>
          </w:rPrChange>
        </w:rPr>
        <w:pPrChange w:id="1431" w:author="Administrator" w:date="2014-08-05T16:54:00Z">
          <w:pPr>
            <w:pStyle w:val="a5"/>
            <w:spacing w:beforeLines="30" w:line="312" w:lineRule="auto"/>
            <w:ind w:firstLineChars="0"/>
          </w:pPr>
        </w:pPrChange>
      </w:pPr>
      <w:r w:rsidRPr="009D3A67">
        <w:rPr>
          <w:rFonts w:ascii="黑体" w:eastAsia="黑体" w:hAnsi="黑体" w:hint="eastAsia"/>
          <w:b/>
          <w:sz w:val="24"/>
          <w:szCs w:val="24"/>
          <w:rPrChange w:id="1432" w:author="Administrator" w:date="2014-08-05T16:54:00Z">
            <w:rPr>
              <w:rFonts w:ascii="黑体" w:eastAsia="黑体" w:hAnsi="黑体" w:hint="eastAsia"/>
              <w:b/>
              <w:color w:val="0000FF"/>
              <w:sz w:val="24"/>
              <w:szCs w:val="24"/>
            </w:rPr>
          </w:rPrChange>
        </w:rPr>
        <w:t>学院总部</w:t>
      </w:r>
      <w:r w:rsidRPr="009D3A67">
        <w:rPr>
          <w:rFonts w:ascii="Times New Roman" w:hAnsi="Times New Roman" w:hint="eastAsia"/>
          <w:sz w:val="24"/>
          <w:szCs w:val="24"/>
          <w:rPrChange w:id="1433"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1434" w:author="Administrator" w:date="2014-08-05T16:54:00Z">
            <w:rPr>
              <w:rFonts w:ascii="Times New Roman" w:hAnsi="Times New Roman"/>
              <w:color w:val="0000FF"/>
              <w:sz w:val="24"/>
              <w:szCs w:val="24"/>
            </w:rPr>
          </w:rPrChange>
        </w:rPr>
        <w:t xml:space="preserve">618400  </w:t>
      </w:r>
      <w:r w:rsidRPr="009D3A67">
        <w:rPr>
          <w:rFonts w:ascii="Times New Roman" w:hAnsi="Times New Roman" w:hint="eastAsia"/>
          <w:sz w:val="24"/>
          <w:szCs w:val="24"/>
          <w:rPrChange w:id="1435" w:author="Administrator" w:date="2014-08-05T16:54:00Z">
            <w:rPr>
              <w:rFonts w:ascii="Times New Roman" w:hAnsi="Times New Roman" w:hint="eastAsia"/>
              <w:color w:val="0000FF"/>
              <w:sz w:val="24"/>
              <w:szCs w:val="24"/>
            </w:rPr>
          </w:rPrChange>
        </w:rPr>
        <w:t>四川省什邡市文化北街</w:t>
      </w:r>
      <w:r w:rsidRPr="009D3A67">
        <w:rPr>
          <w:rFonts w:ascii="Times New Roman" w:hAnsi="Times New Roman"/>
          <w:sz w:val="24"/>
          <w:szCs w:val="24"/>
          <w:rPrChange w:id="1436" w:author="Administrator" w:date="2014-08-05T16:54:00Z">
            <w:rPr>
              <w:rFonts w:ascii="Times New Roman" w:hAnsi="Times New Roman"/>
              <w:color w:val="0000FF"/>
              <w:sz w:val="24"/>
              <w:szCs w:val="24"/>
            </w:rPr>
          </w:rPrChange>
        </w:rPr>
        <w:t>69</w:t>
      </w:r>
      <w:r w:rsidRPr="009D3A67">
        <w:rPr>
          <w:rFonts w:ascii="Times New Roman" w:hAnsi="Times New Roman" w:hint="eastAsia"/>
          <w:sz w:val="24"/>
          <w:szCs w:val="24"/>
          <w:rPrChange w:id="1437" w:author="Administrator" w:date="2014-08-05T16:54:00Z">
            <w:rPr>
              <w:rFonts w:ascii="Times New Roman" w:hAnsi="Times New Roman" w:hint="eastAsia"/>
              <w:color w:val="0000FF"/>
              <w:sz w:val="24"/>
              <w:szCs w:val="24"/>
            </w:rPr>
          </w:rPrChange>
        </w:rPr>
        <w:t>号</w:t>
      </w:r>
    </w:p>
    <w:p w:rsidR="00000000" w:rsidRPr="009D3A67" w:rsidRDefault="00F80C10" w:rsidP="009D3A67">
      <w:pPr>
        <w:pStyle w:val="a5"/>
        <w:snapToGrid w:val="0"/>
        <w:ind w:leftChars="798" w:left="2694" w:hangingChars="424" w:hanging="1018"/>
        <w:rPr>
          <w:rFonts w:ascii="Times New Roman" w:hAnsi="Times New Roman"/>
          <w:sz w:val="24"/>
          <w:szCs w:val="24"/>
          <w:rPrChange w:id="1438" w:author="Administrator" w:date="2014-08-05T16:54:00Z">
            <w:rPr>
              <w:rFonts w:ascii="Times New Roman" w:hAnsi="Times New Roman"/>
              <w:sz w:val="24"/>
              <w:szCs w:val="24"/>
            </w:rPr>
          </w:rPrChange>
        </w:rPr>
        <w:pPrChange w:id="1439" w:author="Administrator" w:date="2014-08-05T16:54:00Z">
          <w:pPr>
            <w:pStyle w:val="a5"/>
            <w:snapToGrid w:val="0"/>
            <w:ind w:leftChars="798" w:left="2694" w:hangingChars="424" w:hanging="1018"/>
          </w:pPr>
        </w:pPrChange>
      </w:pPr>
      <w:r w:rsidRPr="009D3A67">
        <w:rPr>
          <w:rFonts w:ascii="Times New Roman" w:hAnsi="Times New Roman" w:hint="eastAsia"/>
          <w:sz w:val="24"/>
          <w:szCs w:val="24"/>
          <w:rPrChange w:id="1440" w:author="Administrator" w:date="2014-08-05T16:54:00Z">
            <w:rPr>
              <w:rFonts w:ascii="Times New Roman" w:hAnsi="Times New Roman" w:hint="eastAsia"/>
              <w:color w:val="0000FF"/>
              <w:sz w:val="24"/>
              <w:szCs w:val="24"/>
            </w:rPr>
          </w:rPrChange>
        </w:rPr>
        <w:t>电话</w:t>
      </w:r>
      <w:r w:rsidRPr="009D3A67">
        <w:rPr>
          <w:rFonts w:ascii="Times New Roman" w:hAnsi="Times New Roman"/>
          <w:sz w:val="24"/>
          <w:szCs w:val="24"/>
          <w:rPrChange w:id="1441"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442" w:author="Administrator" w:date="2014-08-05T16:54:00Z">
            <w:rPr>
              <w:rFonts w:ascii="Times New Roman" w:hAnsi="Times New Roman" w:hint="eastAsia"/>
              <w:color w:val="0000FF"/>
              <w:sz w:val="24"/>
              <w:szCs w:val="24"/>
            </w:rPr>
          </w:rPrChange>
        </w:rPr>
        <w:t>传真：</w:t>
      </w:r>
      <w:r w:rsidRPr="009D3A67">
        <w:rPr>
          <w:rFonts w:ascii="Times New Roman" w:hAnsi="Times New Roman"/>
          <w:sz w:val="24"/>
          <w:szCs w:val="24"/>
          <w:rPrChange w:id="1443" w:author="Administrator" w:date="2014-08-05T16:54:00Z">
            <w:rPr>
              <w:rFonts w:ascii="Times New Roman" w:hAnsi="Times New Roman"/>
              <w:color w:val="0000FF"/>
              <w:sz w:val="24"/>
              <w:szCs w:val="24"/>
            </w:rPr>
          </w:rPrChange>
        </w:rPr>
        <w:t>0838-8232832</w:t>
      </w:r>
      <w:del w:id="1444" w:author="Administrator" w:date="2014-08-05T16:48:00Z">
        <w:r w:rsidRPr="009D3A67">
          <w:rPr>
            <w:rFonts w:ascii="Times New Roman" w:hAnsi="Times New Roman"/>
            <w:sz w:val="24"/>
            <w:szCs w:val="24"/>
            <w:rPrChange w:id="1445" w:author="Administrator" w:date="2014-08-05T16:54:00Z">
              <w:rPr>
                <w:rFonts w:ascii="Times New Roman" w:hAnsi="Times New Roman"/>
                <w:color w:val="0000FF"/>
                <w:sz w:val="24"/>
                <w:szCs w:val="24"/>
              </w:rPr>
            </w:rPrChange>
          </w:rPr>
          <w:delText xml:space="preserve">    </w:delText>
        </w:r>
        <w:r w:rsidRPr="009D3A67">
          <w:rPr>
            <w:rFonts w:ascii="Times New Roman" w:hAnsi="Times New Roman" w:hint="eastAsia"/>
            <w:sz w:val="24"/>
            <w:szCs w:val="24"/>
            <w:rPrChange w:id="1446" w:author="Administrator" w:date="2014-08-05T16:54:00Z">
              <w:rPr>
                <w:rFonts w:ascii="Times New Roman" w:hAnsi="Times New Roman" w:hint="eastAsia"/>
                <w:color w:val="0000FF"/>
                <w:sz w:val="24"/>
                <w:szCs w:val="24"/>
              </w:rPr>
            </w:rPrChange>
          </w:rPr>
          <w:delText>主页：</w:delText>
        </w:r>
        <w:r w:rsidRPr="009D3A67">
          <w:rPr>
            <w:rFonts w:ascii="Times New Roman" w:hAnsi="Times New Roman"/>
            <w:sz w:val="24"/>
            <w:szCs w:val="24"/>
            <w:rPrChange w:id="1447" w:author="Administrator" w:date="2014-08-05T16:54:00Z">
              <w:rPr>
                <w:rFonts w:ascii="Times New Roman" w:hAnsi="Times New Roman"/>
                <w:color w:val="0000FF"/>
                <w:sz w:val="24"/>
                <w:szCs w:val="24"/>
              </w:rPr>
            </w:rPrChange>
          </w:rPr>
          <w:delText>http://digitalchina.pku.edu.cn/ gist</w:delText>
        </w:r>
      </w:del>
    </w:p>
    <w:p w:rsidR="00000000" w:rsidRPr="009D3A67" w:rsidRDefault="00F80C10" w:rsidP="009D3A67">
      <w:pPr>
        <w:pStyle w:val="a5"/>
        <w:snapToGrid w:val="0"/>
        <w:ind w:leftChars="228" w:left="2705" w:hangingChars="924" w:hanging="2226"/>
        <w:rPr>
          <w:rFonts w:ascii="Times New Roman" w:hAnsi="Times New Roman"/>
          <w:sz w:val="24"/>
          <w:szCs w:val="24"/>
          <w:rPrChange w:id="1448" w:author="Administrator" w:date="2014-08-05T16:54:00Z">
            <w:rPr>
              <w:rFonts w:ascii="Times New Roman" w:hAnsi="Times New Roman"/>
              <w:sz w:val="24"/>
              <w:szCs w:val="24"/>
            </w:rPr>
          </w:rPrChange>
        </w:rPr>
        <w:pPrChange w:id="1449" w:author="Administrator" w:date="2014-08-05T16:54:00Z">
          <w:pPr>
            <w:pStyle w:val="a5"/>
            <w:snapToGrid w:val="0"/>
            <w:ind w:leftChars="228" w:left="2705" w:hangingChars="924" w:hanging="2226"/>
          </w:pPr>
        </w:pPrChange>
      </w:pPr>
      <w:r w:rsidRPr="009D3A67">
        <w:rPr>
          <w:rFonts w:ascii="黑体" w:eastAsia="黑体" w:hAnsi="黑体" w:hint="eastAsia"/>
          <w:b/>
          <w:sz w:val="24"/>
          <w:szCs w:val="24"/>
          <w:rPrChange w:id="1450" w:author="Administrator" w:date="2014-08-05T16:54:00Z">
            <w:rPr>
              <w:rFonts w:ascii="黑体" w:eastAsia="黑体" w:hAnsi="黑体" w:hint="eastAsia"/>
              <w:b/>
              <w:color w:val="0000FF"/>
              <w:sz w:val="24"/>
              <w:szCs w:val="24"/>
            </w:rPr>
          </w:rPrChange>
        </w:rPr>
        <w:t>成都基地</w:t>
      </w:r>
      <w:r w:rsidRPr="009D3A67">
        <w:rPr>
          <w:rFonts w:ascii="Times New Roman" w:hAnsi="Times New Roman" w:hint="eastAsia"/>
          <w:sz w:val="24"/>
          <w:szCs w:val="24"/>
          <w:rPrChange w:id="1451"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1452" w:author="Administrator" w:date="2014-08-05T16:54:00Z">
            <w:rPr>
              <w:rFonts w:ascii="Times New Roman" w:hAnsi="Times New Roman"/>
              <w:color w:val="0000FF"/>
              <w:sz w:val="24"/>
              <w:szCs w:val="24"/>
            </w:rPr>
          </w:rPrChange>
        </w:rPr>
        <w:t xml:space="preserve">610065  </w:t>
      </w:r>
      <w:r w:rsidRPr="009D3A67">
        <w:rPr>
          <w:rFonts w:ascii="Times New Roman" w:hAnsi="Times New Roman" w:hint="eastAsia"/>
          <w:sz w:val="24"/>
          <w:szCs w:val="24"/>
          <w:rPrChange w:id="1453" w:author="Administrator" w:date="2014-08-05T16:54:00Z">
            <w:rPr>
              <w:rFonts w:ascii="Times New Roman" w:hAnsi="Times New Roman" w:hint="eastAsia"/>
              <w:color w:val="0000FF"/>
              <w:sz w:val="24"/>
              <w:szCs w:val="24"/>
            </w:rPr>
          </w:rPrChange>
        </w:rPr>
        <w:t>四川省成都市人民南路四段</w:t>
      </w:r>
      <w:r w:rsidRPr="009D3A67">
        <w:rPr>
          <w:rFonts w:ascii="Times New Roman" w:hAnsi="Times New Roman"/>
          <w:sz w:val="24"/>
          <w:szCs w:val="24"/>
          <w:rPrChange w:id="1454" w:author="Administrator" w:date="2014-08-05T16:54:00Z">
            <w:rPr>
              <w:rFonts w:ascii="Times New Roman" w:hAnsi="Times New Roman"/>
              <w:color w:val="0000FF"/>
              <w:sz w:val="24"/>
              <w:szCs w:val="24"/>
            </w:rPr>
          </w:rPrChange>
        </w:rPr>
        <w:t>9</w:t>
      </w:r>
      <w:r w:rsidRPr="009D3A67">
        <w:rPr>
          <w:rFonts w:ascii="Times New Roman" w:hAnsi="Times New Roman" w:hint="eastAsia"/>
          <w:sz w:val="24"/>
          <w:szCs w:val="24"/>
          <w:rPrChange w:id="1455" w:author="Administrator" w:date="2014-08-05T16:54:00Z">
            <w:rPr>
              <w:rFonts w:ascii="Times New Roman" w:hAnsi="Times New Roman" w:hint="eastAsia"/>
              <w:color w:val="0000FF"/>
              <w:sz w:val="24"/>
              <w:szCs w:val="24"/>
            </w:rPr>
          </w:rPrChange>
        </w:rPr>
        <w:t>号科分院山地所</w:t>
      </w:r>
      <w:r w:rsidRPr="009D3A67">
        <w:rPr>
          <w:rFonts w:ascii="Times New Roman" w:hAnsi="Times New Roman"/>
          <w:sz w:val="24"/>
          <w:szCs w:val="24"/>
          <w:rPrChange w:id="1456" w:author="Administrator" w:date="2014-08-05T16:54:00Z">
            <w:rPr>
              <w:rFonts w:ascii="Times New Roman" w:hAnsi="Times New Roman"/>
              <w:color w:val="0000FF"/>
              <w:sz w:val="24"/>
              <w:szCs w:val="24"/>
            </w:rPr>
          </w:rPrChange>
        </w:rPr>
        <w:t>1</w:t>
      </w:r>
      <w:r w:rsidRPr="009D3A67">
        <w:rPr>
          <w:rFonts w:ascii="Times New Roman" w:hAnsi="Times New Roman" w:hint="eastAsia"/>
          <w:sz w:val="24"/>
          <w:szCs w:val="24"/>
          <w:rPrChange w:id="1457" w:author="Administrator" w:date="2014-08-05T16:54:00Z">
            <w:rPr>
              <w:rFonts w:ascii="Times New Roman" w:hAnsi="Times New Roman" w:hint="eastAsia"/>
              <w:color w:val="0000FF"/>
              <w:sz w:val="24"/>
              <w:szCs w:val="24"/>
            </w:rPr>
          </w:rPrChange>
        </w:rPr>
        <w:t>号楼</w:t>
      </w:r>
      <w:r w:rsidRPr="009D3A67">
        <w:rPr>
          <w:rFonts w:ascii="Times New Roman" w:hAnsi="Times New Roman"/>
          <w:sz w:val="24"/>
          <w:szCs w:val="24"/>
          <w:rPrChange w:id="1458" w:author="Administrator" w:date="2014-08-05T16:54:00Z">
            <w:rPr>
              <w:rFonts w:ascii="Times New Roman" w:hAnsi="Times New Roman"/>
              <w:color w:val="0000FF"/>
              <w:sz w:val="24"/>
              <w:szCs w:val="24"/>
            </w:rPr>
          </w:rPrChange>
        </w:rPr>
        <w:t>324</w:t>
      </w:r>
      <w:r w:rsidRPr="009D3A67">
        <w:rPr>
          <w:rFonts w:ascii="Times New Roman" w:hAnsi="Times New Roman" w:hint="eastAsia"/>
          <w:sz w:val="24"/>
          <w:szCs w:val="24"/>
          <w:rPrChange w:id="1459" w:author="Administrator" w:date="2014-08-05T16:54:00Z">
            <w:rPr>
              <w:rFonts w:ascii="Times New Roman" w:hAnsi="Times New Roman" w:hint="eastAsia"/>
              <w:color w:val="0000FF"/>
              <w:sz w:val="24"/>
              <w:szCs w:val="24"/>
            </w:rPr>
          </w:rPrChange>
        </w:rPr>
        <w:t>室</w:t>
      </w:r>
    </w:p>
    <w:p w:rsidR="00000000" w:rsidRPr="009D3A67" w:rsidRDefault="00147EC9" w:rsidP="009D3A67">
      <w:pPr>
        <w:pStyle w:val="a5"/>
        <w:snapToGrid w:val="0"/>
        <w:ind w:leftChars="798" w:left="2694" w:hangingChars="424" w:hanging="1018"/>
        <w:rPr>
          <w:rFonts w:ascii="Times New Roman" w:hAnsi="Times New Roman"/>
          <w:sz w:val="24"/>
          <w:szCs w:val="24"/>
          <w:rPrChange w:id="1460" w:author="Administrator" w:date="2014-08-05T16:54:00Z">
            <w:rPr>
              <w:rFonts w:ascii="Times New Roman" w:hAnsi="Times New Roman"/>
              <w:sz w:val="24"/>
              <w:szCs w:val="24"/>
            </w:rPr>
          </w:rPrChange>
        </w:rPr>
        <w:pPrChange w:id="1461" w:author="Administrator" w:date="2014-08-05T16:54:00Z">
          <w:pPr>
            <w:pStyle w:val="a5"/>
            <w:snapToGrid w:val="0"/>
            <w:ind w:leftChars="798" w:left="2694" w:hangingChars="424" w:hanging="1018"/>
          </w:pPr>
        </w:pPrChange>
      </w:pPr>
      <w:del w:id="1462" w:author="Microsoft" w:date="2014-08-05T16:30:00Z">
        <w:r w:rsidRPr="009D3A67">
          <w:rPr>
            <w:rFonts w:ascii="Times New Roman" w:hAnsi="Times New Roman"/>
            <w:noProof/>
            <w:sz w:val="24"/>
            <w:szCs w:val="24"/>
            <w:rPrChange w:id="1463" w:author="Administrator" w:date="2014-08-05T16:54:00Z">
              <w:rPr>
                <w:rFonts w:ascii="Times New Roman" w:hAnsi="Times New Roman"/>
                <w:noProof/>
                <w:color w:val="0000FF"/>
                <w:sz w:val="24"/>
                <w:szCs w:val="24"/>
              </w:rPr>
            </w:rPrChange>
          </w:rPr>
          <w:drawing>
            <wp:anchor distT="0" distB="0" distL="114300" distR="114300" simplePos="0" relativeHeight="251667968" behindDoc="1" locked="0" layoutInCell="1" allowOverlap="1">
              <wp:simplePos x="0" y="0"/>
              <wp:positionH relativeFrom="column">
                <wp:posOffset>-927100</wp:posOffset>
              </wp:positionH>
              <wp:positionV relativeFrom="paragraph">
                <wp:posOffset>1270</wp:posOffset>
              </wp:positionV>
              <wp:extent cx="7541895" cy="748030"/>
              <wp:effectExtent l="19050" t="0" r="190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l="30711" r="30711" b="93037"/>
                      <a:stretch>
                        <a:fillRect/>
                      </a:stretch>
                    </pic:blipFill>
                    <pic:spPr bwMode="auto">
                      <a:xfrm>
                        <a:off x="0" y="0"/>
                        <a:ext cx="7541895" cy="748030"/>
                      </a:xfrm>
                      <a:prstGeom prst="rect">
                        <a:avLst/>
                      </a:prstGeom>
                      <a:noFill/>
                      <a:ln w="9525">
                        <a:noFill/>
                        <a:miter lim="800000"/>
                        <a:headEnd/>
                        <a:tailEnd/>
                      </a:ln>
                    </pic:spPr>
                  </pic:pic>
                </a:graphicData>
              </a:graphic>
            </wp:anchor>
          </w:drawing>
        </w:r>
      </w:del>
      <w:r w:rsidR="00F80C10" w:rsidRPr="009D3A67">
        <w:rPr>
          <w:rFonts w:ascii="Times New Roman" w:hAnsi="Times New Roman" w:hint="eastAsia"/>
          <w:sz w:val="24"/>
          <w:szCs w:val="24"/>
          <w:rPrChange w:id="1464" w:author="Administrator" w:date="2014-08-05T16:54:00Z">
            <w:rPr>
              <w:rFonts w:ascii="Times New Roman" w:hAnsi="Times New Roman" w:hint="eastAsia"/>
              <w:color w:val="0000FF"/>
              <w:sz w:val="24"/>
              <w:szCs w:val="24"/>
            </w:rPr>
          </w:rPrChange>
        </w:rPr>
        <w:t>电话</w:t>
      </w:r>
      <w:r w:rsidR="00F80C10" w:rsidRPr="009D3A67">
        <w:rPr>
          <w:rFonts w:ascii="Times New Roman" w:hAnsi="Times New Roman"/>
          <w:sz w:val="24"/>
          <w:szCs w:val="24"/>
          <w:rPrChange w:id="1465" w:author="Administrator" w:date="2014-08-05T16:54:00Z">
            <w:rPr>
              <w:rFonts w:ascii="Times New Roman" w:hAnsi="Times New Roman"/>
              <w:color w:val="0000FF"/>
              <w:sz w:val="24"/>
              <w:szCs w:val="24"/>
            </w:rPr>
          </w:rPrChange>
        </w:rPr>
        <w:t>/</w:t>
      </w:r>
      <w:r w:rsidR="00F80C10" w:rsidRPr="009D3A67">
        <w:rPr>
          <w:rFonts w:ascii="Times New Roman" w:hAnsi="Times New Roman" w:hint="eastAsia"/>
          <w:sz w:val="24"/>
          <w:szCs w:val="24"/>
          <w:rPrChange w:id="1466" w:author="Administrator" w:date="2014-08-05T16:54:00Z">
            <w:rPr>
              <w:rFonts w:ascii="Times New Roman" w:hAnsi="Times New Roman" w:hint="eastAsia"/>
              <w:color w:val="0000FF"/>
              <w:sz w:val="24"/>
              <w:szCs w:val="24"/>
            </w:rPr>
          </w:rPrChange>
        </w:rPr>
        <w:t>传真：</w:t>
      </w:r>
      <w:r w:rsidR="00F80C10" w:rsidRPr="009D3A67">
        <w:rPr>
          <w:rFonts w:ascii="Times New Roman" w:hAnsi="Times New Roman"/>
          <w:sz w:val="24"/>
          <w:szCs w:val="24"/>
          <w:rPrChange w:id="1467" w:author="Administrator" w:date="2014-08-05T16:54:00Z">
            <w:rPr>
              <w:rFonts w:ascii="Times New Roman" w:hAnsi="Times New Roman"/>
              <w:color w:val="0000FF"/>
              <w:sz w:val="24"/>
              <w:szCs w:val="24"/>
            </w:rPr>
          </w:rPrChange>
        </w:rPr>
        <w:t>028-85229100</w:t>
      </w:r>
    </w:p>
    <w:p w:rsidR="00000000" w:rsidRPr="009D3A67" w:rsidRDefault="00F80C10" w:rsidP="009D3A67">
      <w:pPr>
        <w:pStyle w:val="a5"/>
        <w:snapToGrid w:val="0"/>
        <w:ind w:leftChars="228" w:left="2705" w:hangingChars="924" w:hanging="2226"/>
        <w:rPr>
          <w:rFonts w:ascii="Times New Roman" w:hAnsi="Times New Roman"/>
          <w:sz w:val="24"/>
          <w:szCs w:val="24"/>
          <w:rPrChange w:id="1468" w:author="Administrator" w:date="2014-08-05T16:54:00Z">
            <w:rPr>
              <w:rFonts w:ascii="Times New Roman" w:hAnsi="Times New Roman"/>
              <w:sz w:val="24"/>
              <w:szCs w:val="24"/>
            </w:rPr>
          </w:rPrChange>
        </w:rPr>
        <w:pPrChange w:id="1469" w:author="Administrator" w:date="2014-08-05T16:54:00Z">
          <w:pPr>
            <w:pStyle w:val="a5"/>
            <w:snapToGrid w:val="0"/>
            <w:ind w:leftChars="228" w:left="2705" w:hangingChars="924" w:hanging="2226"/>
          </w:pPr>
        </w:pPrChange>
      </w:pPr>
      <w:r w:rsidRPr="009D3A67">
        <w:rPr>
          <w:rFonts w:ascii="黑体" w:eastAsia="黑体" w:hAnsi="黑体" w:hint="eastAsia"/>
          <w:b/>
          <w:sz w:val="24"/>
          <w:szCs w:val="24"/>
          <w:rPrChange w:id="1470" w:author="Administrator" w:date="2014-08-05T16:54:00Z">
            <w:rPr>
              <w:rFonts w:ascii="黑体" w:eastAsia="黑体" w:hAnsi="黑体" w:hint="eastAsia"/>
              <w:b/>
              <w:color w:val="0000FF"/>
              <w:sz w:val="24"/>
              <w:szCs w:val="24"/>
            </w:rPr>
          </w:rPrChange>
        </w:rPr>
        <w:t>北京基地</w:t>
      </w:r>
      <w:r w:rsidRPr="009D3A67">
        <w:rPr>
          <w:rFonts w:ascii="Times New Roman" w:hAnsi="Times New Roman" w:hint="eastAsia"/>
          <w:sz w:val="24"/>
          <w:szCs w:val="24"/>
          <w:rPrChange w:id="1471" w:author="Administrator" w:date="2014-08-05T16:54:00Z">
            <w:rPr>
              <w:rFonts w:ascii="Times New Roman" w:hAnsi="Times New Roman" w:hint="eastAsia"/>
              <w:color w:val="0000FF"/>
              <w:sz w:val="24"/>
              <w:szCs w:val="24"/>
            </w:rPr>
          </w:rPrChange>
        </w:rPr>
        <w:t>：</w:t>
      </w:r>
      <w:bookmarkStart w:id="1472" w:name="OLE_LINK4"/>
      <w:bookmarkStart w:id="1473" w:name="OLE_LINK5"/>
      <w:r w:rsidRPr="009D3A67">
        <w:rPr>
          <w:rFonts w:ascii="Times New Roman" w:hAnsi="Times New Roman"/>
          <w:sz w:val="24"/>
          <w:szCs w:val="24"/>
          <w:rPrChange w:id="1474" w:author="Administrator" w:date="2014-08-05T16:54:00Z">
            <w:rPr>
              <w:rFonts w:ascii="Times New Roman" w:hAnsi="Times New Roman"/>
              <w:color w:val="0000FF"/>
              <w:sz w:val="24"/>
              <w:szCs w:val="24"/>
            </w:rPr>
          </w:rPrChange>
        </w:rPr>
        <w:t xml:space="preserve">100080  </w:t>
      </w:r>
      <w:r w:rsidRPr="009D3A67">
        <w:rPr>
          <w:rFonts w:ascii="Times New Roman" w:hAnsi="Times New Roman" w:hint="eastAsia"/>
          <w:sz w:val="24"/>
          <w:szCs w:val="24"/>
          <w:rPrChange w:id="1475" w:author="Administrator" w:date="2014-08-05T16:54:00Z">
            <w:rPr>
              <w:rFonts w:ascii="Times New Roman" w:hAnsi="Times New Roman" w:hint="eastAsia"/>
              <w:color w:val="0000FF"/>
              <w:sz w:val="24"/>
              <w:szCs w:val="24"/>
            </w:rPr>
          </w:rPrChange>
        </w:rPr>
        <w:t>北京市海淀区海淀大街</w:t>
      </w:r>
      <w:r w:rsidRPr="009D3A67">
        <w:rPr>
          <w:rFonts w:ascii="Times New Roman" w:hAnsi="Times New Roman"/>
          <w:sz w:val="24"/>
          <w:szCs w:val="24"/>
          <w:rPrChange w:id="1476" w:author="Administrator" w:date="2014-08-05T16:54:00Z">
            <w:rPr>
              <w:rFonts w:ascii="Times New Roman" w:hAnsi="Times New Roman"/>
              <w:color w:val="0000FF"/>
              <w:sz w:val="24"/>
              <w:szCs w:val="24"/>
            </w:rPr>
          </w:rPrChange>
        </w:rPr>
        <w:t>3</w:t>
      </w:r>
      <w:r w:rsidRPr="009D3A67">
        <w:rPr>
          <w:rFonts w:ascii="Times New Roman" w:hAnsi="Times New Roman" w:hint="eastAsia"/>
          <w:sz w:val="24"/>
          <w:szCs w:val="24"/>
          <w:rPrChange w:id="1477" w:author="Administrator" w:date="2014-08-05T16:54:00Z">
            <w:rPr>
              <w:rFonts w:ascii="Times New Roman" w:hAnsi="Times New Roman" w:hint="eastAsia"/>
              <w:color w:val="0000FF"/>
              <w:sz w:val="24"/>
              <w:szCs w:val="24"/>
            </w:rPr>
          </w:rPrChange>
        </w:rPr>
        <w:t>号鼎好电子大厦</w:t>
      </w:r>
      <w:r w:rsidRPr="009D3A67">
        <w:rPr>
          <w:rFonts w:ascii="Times New Roman" w:hAnsi="Times New Roman"/>
          <w:sz w:val="24"/>
          <w:szCs w:val="24"/>
          <w:rPrChange w:id="1478" w:author="Administrator" w:date="2014-08-05T16:54:00Z">
            <w:rPr>
              <w:rFonts w:ascii="Times New Roman" w:hAnsi="Times New Roman"/>
              <w:color w:val="0000FF"/>
              <w:sz w:val="24"/>
              <w:szCs w:val="24"/>
            </w:rPr>
          </w:rPrChange>
        </w:rPr>
        <w:t>A</w:t>
      </w:r>
      <w:r w:rsidRPr="009D3A67">
        <w:rPr>
          <w:rFonts w:ascii="Times New Roman" w:hAnsi="Times New Roman" w:hint="eastAsia"/>
          <w:sz w:val="24"/>
          <w:szCs w:val="24"/>
          <w:rPrChange w:id="1479" w:author="Administrator" w:date="2014-08-05T16:54:00Z">
            <w:rPr>
              <w:rFonts w:ascii="Times New Roman" w:hAnsi="Times New Roman" w:hint="eastAsia"/>
              <w:color w:val="0000FF"/>
              <w:sz w:val="24"/>
              <w:szCs w:val="24"/>
            </w:rPr>
          </w:rPrChange>
        </w:rPr>
        <w:t>座</w:t>
      </w:r>
      <w:r w:rsidRPr="009D3A67">
        <w:rPr>
          <w:rFonts w:ascii="Times New Roman" w:hAnsi="Times New Roman"/>
          <w:sz w:val="24"/>
          <w:szCs w:val="24"/>
          <w:rPrChange w:id="1480" w:author="Administrator" w:date="2014-08-05T16:54:00Z">
            <w:rPr>
              <w:rFonts w:ascii="Times New Roman" w:hAnsi="Times New Roman"/>
              <w:color w:val="0000FF"/>
              <w:sz w:val="24"/>
              <w:szCs w:val="24"/>
            </w:rPr>
          </w:rPrChange>
        </w:rPr>
        <w:t>1525</w:t>
      </w:r>
      <w:r w:rsidRPr="009D3A67">
        <w:rPr>
          <w:rFonts w:ascii="Times New Roman" w:hAnsi="Times New Roman" w:hint="eastAsia"/>
          <w:sz w:val="24"/>
          <w:szCs w:val="24"/>
          <w:rPrChange w:id="1481" w:author="Administrator" w:date="2014-08-05T16:54:00Z">
            <w:rPr>
              <w:rFonts w:ascii="Times New Roman" w:hAnsi="Times New Roman" w:hint="eastAsia"/>
              <w:color w:val="0000FF"/>
              <w:sz w:val="24"/>
              <w:szCs w:val="24"/>
            </w:rPr>
          </w:rPrChange>
        </w:rPr>
        <w:t>号</w:t>
      </w:r>
    </w:p>
    <w:p w:rsidR="00000000" w:rsidRPr="009D3A67" w:rsidRDefault="00F80C10" w:rsidP="009D3A67">
      <w:pPr>
        <w:pStyle w:val="a5"/>
        <w:snapToGrid w:val="0"/>
        <w:ind w:leftChars="798" w:left="2694" w:hangingChars="424" w:hanging="1018"/>
        <w:rPr>
          <w:rFonts w:ascii="Times New Roman" w:hAnsi="Times New Roman"/>
          <w:sz w:val="24"/>
          <w:szCs w:val="24"/>
          <w:rPrChange w:id="1482" w:author="Administrator" w:date="2014-08-05T16:54:00Z">
            <w:rPr>
              <w:rFonts w:ascii="Times New Roman" w:hAnsi="Times New Roman"/>
              <w:sz w:val="24"/>
              <w:szCs w:val="24"/>
            </w:rPr>
          </w:rPrChange>
        </w:rPr>
        <w:pPrChange w:id="1483" w:author="Administrator" w:date="2014-08-05T16:54:00Z">
          <w:pPr>
            <w:pStyle w:val="a5"/>
            <w:snapToGrid w:val="0"/>
            <w:ind w:leftChars="798" w:left="2694" w:hangingChars="424" w:hanging="1018"/>
          </w:pPr>
        </w:pPrChange>
      </w:pPr>
      <w:r w:rsidRPr="009D3A67">
        <w:rPr>
          <w:rFonts w:ascii="Times New Roman" w:hAnsi="Times New Roman" w:hint="eastAsia"/>
          <w:sz w:val="24"/>
          <w:szCs w:val="24"/>
          <w:rPrChange w:id="1484" w:author="Administrator" w:date="2014-08-05T16:54:00Z">
            <w:rPr>
              <w:rFonts w:ascii="Times New Roman" w:hAnsi="Times New Roman" w:hint="eastAsia"/>
              <w:color w:val="0000FF"/>
              <w:sz w:val="24"/>
              <w:szCs w:val="24"/>
            </w:rPr>
          </w:rPrChange>
        </w:rPr>
        <w:t>电话：</w:t>
      </w:r>
      <w:r w:rsidRPr="009D3A67">
        <w:rPr>
          <w:rFonts w:ascii="Times New Roman" w:hAnsi="Times New Roman"/>
          <w:sz w:val="24"/>
          <w:szCs w:val="24"/>
          <w:rPrChange w:id="1485" w:author="Administrator" w:date="2014-08-05T16:54:00Z">
            <w:rPr>
              <w:rFonts w:ascii="Times New Roman" w:hAnsi="Times New Roman"/>
              <w:color w:val="0000FF"/>
              <w:sz w:val="24"/>
              <w:szCs w:val="24"/>
            </w:rPr>
          </w:rPrChange>
        </w:rPr>
        <w:t xml:space="preserve">010-82886968    </w:t>
      </w:r>
      <w:r w:rsidRPr="009D3A67">
        <w:rPr>
          <w:rFonts w:ascii="Times New Roman" w:hAnsi="Times New Roman" w:hint="eastAsia"/>
          <w:sz w:val="24"/>
          <w:szCs w:val="24"/>
          <w:rPrChange w:id="1486" w:author="Administrator" w:date="2014-08-05T16:54:00Z">
            <w:rPr>
              <w:rFonts w:ascii="Times New Roman" w:hAnsi="Times New Roman" w:hint="eastAsia"/>
              <w:color w:val="0000FF"/>
              <w:sz w:val="24"/>
              <w:szCs w:val="24"/>
            </w:rPr>
          </w:rPrChange>
        </w:rPr>
        <w:t>传真：</w:t>
      </w:r>
      <w:r w:rsidRPr="009D3A67">
        <w:rPr>
          <w:rFonts w:ascii="Times New Roman" w:hAnsi="Times New Roman"/>
          <w:sz w:val="24"/>
          <w:szCs w:val="24"/>
          <w:rPrChange w:id="1487" w:author="Administrator" w:date="2014-08-05T16:54:00Z">
            <w:rPr>
              <w:rFonts w:ascii="Times New Roman" w:hAnsi="Times New Roman"/>
              <w:color w:val="0000FF"/>
              <w:sz w:val="24"/>
              <w:szCs w:val="24"/>
            </w:rPr>
          </w:rPrChange>
        </w:rPr>
        <w:t>010-82886689</w:t>
      </w:r>
      <w:bookmarkEnd w:id="1472"/>
      <w:bookmarkEnd w:id="1473"/>
    </w:p>
    <w:p w:rsidR="00000000" w:rsidRPr="009D3A67" w:rsidRDefault="00147EC9" w:rsidP="009D3A67">
      <w:pPr>
        <w:pStyle w:val="a5"/>
        <w:snapToGrid w:val="0"/>
        <w:ind w:leftChars="228" w:left="2697" w:hangingChars="924" w:hanging="2218"/>
        <w:rPr>
          <w:rFonts w:ascii="Times New Roman" w:hAnsi="Times New Roman"/>
          <w:sz w:val="24"/>
          <w:szCs w:val="24"/>
          <w:rPrChange w:id="1488" w:author="Administrator" w:date="2014-08-05T16:54:00Z">
            <w:rPr>
              <w:rFonts w:ascii="Times New Roman" w:hAnsi="Times New Roman"/>
              <w:sz w:val="24"/>
              <w:szCs w:val="24"/>
            </w:rPr>
          </w:rPrChange>
        </w:rPr>
        <w:pPrChange w:id="1489" w:author="Administrator" w:date="2014-08-05T16:54:00Z">
          <w:pPr>
            <w:pStyle w:val="a5"/>
            <w:snapToGrid w:val="0"/>
            <w:ind w:leftChars="228" w:left="2697" w:hangingChars="924" w:hanging="2218"/>
          </w:pPr>
        </w:pPrChange>
      </w:pPr>
      <w:del w:id="1490" w:author="Microsoft" w:date="2014-08-05T16:30:00Z">
        <w:r w:rsidRPr="009D3A67">
          <w:rPr>
            <w:rFonts w:ascii="Times New Roman" w:hAnsi="Times New Roman"/>
            <w:noProof/>
            <w:sz w:val="24"/>
            <w:szCs w:val="24"/>
            <w:rPrChange w:id="1491" w:author="Administrator" w:date="2014-08-05T16:54:00Z">
              <w:rPr>
                <w:rFonts w:ascii="Times New Roman" w:hAnsi="Times New Roman"/>
                <w:noProof/>
                <w:color w:val="0000FF"/>
                <w:sz w:val="24"/>
                <w:szCs w:val="24"/>
              </w:rPr>
            </w:rPrChange>
          </w:rPr>
          <w:drawing>
            <wp:anchor distT="0" distB="0" distL="114300" distR="114300" simplePos="0" relativeHeight="251668992" behindDoc="1" locked="0" layoutInCell="1" allowOverlap="1">
              <wp:simplePos x="0" y="0"/>
              <wp:positionH relativeFrom="column">
                <wp:posOffset>-927100</wp:posOffset>
              </wp:positionH>
              <wp:positionV relativeFrom="paragraph">
                <wp:posOffset>74930</wp:posOffset>
              </wp:positionV>
              <wp:extent cx="7541895" cy="748030"/>
              <wp:effectExtent l="19050" t="0" r="1905"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l="30711" r="30711" b="93037"/>
                      <a:stretch>
                        <a:fillRect/>
                      </a:stretch>
                    </pic:blipFill>
                    <pic:spPr bwMode="auto">
                      <a:xfrm>
                        <a:off x="0" y="0"/>
                        <a:ext cx="7541895" cy="748030"/>
                      </a:xfrm>
                      <a:prstGeom prst="rect">
                        <a:avLst/>
                      </a:prstGeom>
                      <a:noFill/>
                      <a:ln w="9525">
                        <a:noFill/>
                        <a:miter lim="800000"/>
                        <a:headEnd/>
                        <a:tailEnd/>
                      </a:ln>
                    </pic:spPr>
                  </pic:pic>
                </a:graphicData>
              </a:graphic>
            </wp:anchor>
          </w:drawing>
        </w:r>
      </w:del>
      <w:r w:rsidR="00F80C10" w:rsidRPr="009D3A67">
        <w:rPr>
          <w:rFonts w:ascii="黑体" w:eastAsia="黑体" w:hAnsi="黑体" w:hint="eastAsia"/>
          <w:b/>
          <w:sz w:val="24"/>
          <w:szCs w:val="24"/>
          <w:rPrChange w:id="1492" w:author="Administrator" w:date="2014-08-05T16:54:00Z">
            <w:rPr>
              <w:rFonts w:ascii="黑体" w:eastAsia="黑体" w:hAnsi="黑体" w:hint="eastAsia"/>
              <w:b/>
              <w:color w:val="0000FF"/>
              <w:sz w:val="24"/>
              <w:szCs w:val="24"/>
            </w:rPr>
          </w:rPrChange>
        </w:rPr>
        <w:t>广州基地</w:t>
      </w:r>
      <w:r w:rsidR="00F80C10" w:rsidRPr="009D3A67">
        <w:rPr>
          <w:rFonts w:ascii="Times New Roman" w:hAnsi="Times New Roman" w:hint="eastAsia"/>
          <w:sz w:val="24"/>
          <w:szCs w:val="24"/>
          <w:rPrChange w:id="1493" w:author="Administrator" w:date="2014-08-05T16:54:00Z">
            <w:rPr>
              <w:rFonts w:ascii="Times New Roman" w:hAnsi="Times New Roman" w:hint="eastAsia"/>
              <w:color w:val="0000FF"/>
              <w:sz w:val="24"/>
              <w:szCs w:val="24"/>
            </w:rPr>
          </w:rPrChange>
        </w:rPr>
        <w:t>：</w:t>
      </w:r>
      <w:r w:rsidR="00F80C10" w:rsidRPr="009D3A67">
        <w:rPr>
          <w:rFonts w:ascii="Times New Roman" w:hAnsi="Times New Roman"/>
          <w:sz w:val="24"/>
          <w:szCs w:val="24"/>
          <w:rPrChange w:id="1494" w:author="Administrator" w:date="2014-08-05T16:54:00Z">
            <w:rPr>
              <w:rFonts w:ascii="Times New Roman" w:hAnsi="Times New Roman"/>
              <w:color w:val="0000FF"/>
              <w:sz w:val="24"/>
              <w:szCs w:val="24"/>
            </w:rPr>
          </w:rPrChange>
        </w:rPr>
        <w:t xml:space="preserve">510663  </w:t>
      </w:r>
      <w:r w:rsidR="00F80C10" w:rsidRPr="009D3A67">
        <w:rPr>
          <w:rFonts w:ascii="Times New Roman" w:hAnsi="Times New Roman" w:hint="eastAsia"/>
          <w:sz w:val="24"/>
          <w:szCs w:val="24"/>
          <w:rPrChange w:id="1495" w:author="Administrator" w:date="2014-08-05T16:54:00Z">
            <w:rPr>
              <w:rFonts w:ascii="Times New Roman" w:hAnsi="Times New Roman" w:hint="eastAsia"/>
              <w:color w:val="0000FF"/>
              <w:sz w:val="24"/>
              <w:szCs w:val="24"/>
            </w:rPr>
          </w:rPrChange>
        </w:rPr>
        <w:t>广州科学城科学大道</w:t>
      </w:r>
      <w:r w:rsidR="00F80C10" w:rsidRPr="009D3A67">
        <w:rPr>
          <w:rFonts w:ascii="Times New Roman" w:hAnsi="Times New Roman"/>
          <w:sz w:val="24"/>
          <w:szCs w:val="24"/>
          <w:rPrChange w:id="1496" w:author="Administrator" w:date="2014-08-05T16:54:00Z">
            <w:rPr>
              <w:rFonts w:ascii="Times New Roman" w:hAnsi="Times New Roman"/>
              <w:color w:val="0000FF"/>
              <w:sz w:val="24"/>
              <w:szCs w:val="24"/>
            </w:rPr>
          </w:rPrChange>
        </w:rPr>
        <w:t>162</w:t>
      </w:r>
      <w:r w:rsidR="00F80C10" w:rsidRPr="009D3A67">
        <w:rPr>
          <w:rFonts w:ascii="Times New Roman" w:hAnsi="Times New Roman" w:hint="eastAsia"/>
          <w:sz w:val="24"/>
          <w:szCs w:val="24"/>
          <w:rPrChange w:id="1497" w:author="Administrator" w:date="2014-08-05T16:54:00Z">
            <w:rPr>
              <w:rFonts w:ascii="Times New Roman" w:hAnsi="Times New Roman" w:hint="eastAsia"/>
              <w:color w:val="0000FF"/>
              <w:sz w:val="24"/>
              <w:szCs w:val="24"/>
            </w:rPr>
          </w:rPrChange>
        </w:rPr>
        <w:t>号创意大厦</w:t>
      </w:r>
      <w:r w:rsidR="00F80C10" w:rsidRPr="009D3A67">
        <w:rPr>
          <w:rFonts w:ascii="Times New Roman" w:hAnsi="Times New Roman"/>
          <w:sz w:val="24"/>
          <w:szCs w:val="24"/>
          <w:rPrChange w:id="1498" w:author="Administrator" w:date="2014-08-05T16:54:00Z">
            <w:rPr>
              <w:rFonts w:ascii="Times New Roman" w:hAnsi="Times New Roman"/>
              <w:color w:val="0000FF"/>
              <w:sz w:val="24"/>
              <w:szCs w:val="24"/>
            </w:rPr>
          </w:rPrChange>
        </w:rPr>
        <w:t>B1</w:t>
      </w:r>
      <w:r w:rsidR="00F80C10" w:rsidRPr="009D3A67">
        <w:rPr>
          <w:rFonts w:ascii="Times New Roman" w:hAnsi="Times New Roman" w:hint="eastAsia"/>
          <w:sz w:val="24"/>
          <w:szCs w:val="24"/>
          <w:rPrChange w:id="1499" w:author="Administrator" w:date="2014-08-05T16:54:00Z">
            <w:rPr>
              <w:rFonts w:ascii="Times New Roman" w:hAnsi="Times New Roman" w:hint="eastAsia"/>
              <w:color w:val="0000FF"/>
              <w:sz w:val="24"/>
              <w:szCs w:val="24"/>
            </w:rPr>
          </w:rPrChange>
        </w:rPr>
        <w:t>栋</w:t>
      </w:r>
      <w:r w:rsidR="00F80C10" w:rsidRPr="009D3A67">
        <w:rPr>
          <w:rFonts w:ascii="Times New Roman" w:hAnsi="Times New Roman"/>
          <w:sz w:val="24"/>
          <w:szCs w:val="24"/>
          <w:rPrChange w:id="1500" w:author="Administrator" w:date="2014-08-05T16:54:00Z">
            <w:rPr>
              <w:rFonts w:ascii="Times New Roman" w:hAnsi="Times New Roman"/>
              <w:color w:val="0000FF"/>
              <w:sz w:val="24"/>
              <w:szCs w:val="24"/>
            </w:rPr>
          </w:rPrChange>
        </w:rPr>
        <w:t>11</w:t>
      </w:r>
      <w:r w:rsidR="00F80C10" w:rsidRPr="009D3A67">
        <w:rPr>
          <w:rFonts w:ascii="Times New Roman" w:hAnsi="Times New Roman" w:hint="eastAsia"/>
          <w:sz w:val="24"/>
          <w:szCs w:val="24"/>
          <w:rPrChange w:id="1501" w:author="Administrator" w:date="2014-08-05T16:54:00Z">
            <w:rPr>
              <w:rFonts w:ascii="Times New Roman" w:hAnsi="Times New Roman" w:hint="eastAsia"/>
              <w:color w:val="0000FF"/>
              <w:sz w:val="24"/>
              <w:szCs w:val="24"/>
            </w:rPr>
          </w:rPrChange>
        </w:rPr>
        <w:t>楼</w:t>
      </w:r>
    </w:p>
    <w:p w:rsidR="00000000" w:rsidRPr="009D3A67" w:rsidRDefault="00147EC9" w:rsidP="009D3A67">
      <w:pPr>
        <w:pStyle w:val="a5"/>
        <w:snapToGrid w:val="0"/>
        <w:ind w:leftChars="1128" w:left="2369" w:firstLineChars="100" w:firstLine="240"/>
        <w:rPr>
          <w:rFonts w:ascii="Times New Roman" w:hAnsi="Times New Roman"/>
          <w:sz w:val="24"/>
          <w:szCs w:val="24"/>
          <w:rPrChange w:id="1502" w:author="Administrator" w:date="2014-08-05T16:54:00Z">
            <w:rPr>
              <w:rFonts w:ascii="Times New Roman" w:hAnsi="Times New Roman"/>
              <w:sz w:val="24"/>
              <w:szCs w:val="24"/>
            </w:rPr>
          </w:rPrChange>
        </w:rPr>
        <w:pPrChange w:id="1503" w:author="Administrator" w:date="2014-08-05T16:54:00Z">
          <w:pPr>
            <w:pStyle w:val="a5"/>
            <w:snapToGrid w:val="0"/>
            <w:ind w:leftChars="1128" w:left="2369" w:firstLineChars="100" w:firstLine="240"/>
          </w:pPr>
        </w:pPrChange>
      </w:pPr>
      <w:del w:id="1504" w:author="Microsoft" w:date="2014-08-05T16:30:00Z">
        <w:r w:rsidRPr="009D3A67">
          <w:rPr>
            <w:rFonts w:ascii="Times New Roman" w:hAnsi="Times New Roman"/>
            <w:noProof/>
            <w:sz w:val="24"/>
            <w:szCs w:val="24"/>
            <w:rPrChange w:id="1505" w:author="Administrator" w:date="2014-08-05T16:54:00Z">
              <w:rPr>
                <w:rFonts w:ascii="Times New Roman" w:hAnsi="Times New Roman"/>
                <w:noProof/>
                <w:color w:val="0000FF"/>
                <w:sz w:val="24"/>
                <w:szCs w:val="24"/>
              </w:rPr>
            </w:rPrChange>
          </w:rPr>
          <w:drawing>
            <wp:anchor distT="0" distB="0" distL="114300" distR="114300" simplePos="0" relativeHeight="251645440" behindDoc="1" locked="0" layoutInCell="1" allowOverlap="1">
              <wp:simplePos x="0" y="0"/>
              <wp:positionH relativeFrom="column">
                <wp:posOffset>-927100</wp:posOffset>
              </wp:positionH>
              <wp:positionV relativeFrom="paragraph">
                <wp:posOffset>189230</wp:posOffset>
              </wp:positionV>
              <wp:extent cx="7541895" cy="1180465"/>
              <wp:effectExtent l="19050" t="0" r="1905"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srcRect l="30711" r="30711" b="93037"/>
                      <a:stretch>
                        <a:fillRect/>
                      </a:stretch>
                    </pic:blipFill>
                    <pic:spPr bwMode="auto">
                      <a:xfrm>
                        <a:off x="0" y="0"/>
                        <a:ext cx="7541895" cy="1180465"/>
                      </a:xfrm>
                      <a:prstGeom prst="rect">
                        <a:avLst/>
                      </a:prstGeom>
                      <a:noFill/>
                      <a:ln w="9525">
                        <a:noFill/>
                        <a:miter lim="800000"/>
                        <a:headEnd/>
                        <a:tailEnd/>
                      </a:ln>
                    </pic:spPr>
                  </pic:pic>
                </a:graphicData>
              </a:graphic>
            </wp:anchor>
          </w:drawing>
        </w:r>
      </w:del>
      <w:r w:rsidR="00F80C10" w:rsidRPr="009D3A67">
        <w:rPr>
          <w:rFonts w:ascii="Times New Roman" w:hAnsi="Times New Roman" w:hint="eastAsia"/>
          <w:sz w:val="24"/>
          <w:szCs w:val="24"/>
          <w:rPrChange w:id="1506" w:author="Administrator" w:date="2014-08-05T16:54:00Z">
            <w:rPr>
              <w:rFonts w:ascii="Times New Roman" w:hAnsi="Times New Roman" w:hint="eastAsia"/>
              <w:color w:val="0000FF"/>
              <w:sz w:val="24"/>
              <w:szCs w:val="24"/>
            </w:rPr>
          </w:rPrChange>
        </w:rPr>
        <w:t>北京大学数字中国研究院华南分院</w:t>
      </w:r>
      <w:r w:rsidR="00F80C10" w:rsidRPr="009D3A67">
        <w:rPr>
          <w:rFonts w:ascii="Times New Roman" w:hAnsi="Times New Roman"/>
          <w:sz w:val="24"/>
          <w:szCs w:val="24"/>
          <w:rPrChange w:id="1507" w:author="Administrator" w:date="2014-08-05T16:54:00Z">
            <w:rPr>
              <w:rFonts w:ascii="Times New Roman" w:hAnsi="Times New Roman"/>
              <w:color w:val="0000FF"/>
              <w:sz w:val="24"/>
              <w:szCs w:val="24"/>
            </w:rPr>
          </w:rPrChange>
        </w:rPr>
        <w:t>/</w:t>
      </w:r>
      <w:r w:rsidR="00F80C10" w:rsidRPr="009D3A67">
        <w:rPr>
          <w:rFonts w:ascii="Times New Roman" w:hAnsi="Times New Roman" w:hint="eastAsia"/>
          <w:sz w:val="24"/>
          <w:szCs w:val="24"/>
          <w:rPrChange w:id="1508" w:author="Administrator" w:date="2014-08-05T16:54:00Z">
            <w:rPr>
              <w:rFonts w:ascii="Times New Roman" w:hAnsi="Times New Roman" w:hint="eastAsia"/>
              <w:color w:val="0000FF"/>
              <w:sz w:val="24"/>
              <w:szCs w:val="24"/>
            </w:rPr>
          </w:rPrChange>
        </w:rPr>
        <w:t>广东省数字广东研究院</w:t>
      </w:r>
    </w:p>
    <w:p w:rsidR="00000000" w:rsidRPr="009D3A67" w:rsidRDefault="00F80C10" w:rsidP="009D3A67">
      <w:pPr>
        <w:pStyle w:val="a5"/>
        <w:snapToGrid w:val="0"/>
        <w:ind w:leftChars="798" w:left="2694" w:hangingChars="424" w:hanging="1018"/>
        <w:rPr>
          <w:rFonts w:ascii="Times New Roman" w:hAnsi="Times New Roman"/>
          <w:sz w:val="24"/>
          <w:szCs w:val="24"/>
          <w:rPrChange w:id="1509" w:author="Administrator" w:date="2014-08-05T16:54:00Z">
            <w:rPr>
              <w:rFonts w:ascii="Times New Roman" w:hAnsi="Times New Roman"/>
              <w:sz w:val="24"/>
              <w:szCs w:val="24"/>
            </w:rPr>
          </w:rPrChange>
        </w:rPr>
        <w:pPrChange w:id="1510" w:author="Administrator" w:date="2014-08-05T16:54:00Z">
          <w:pPr>
            <w:pStyle w:val="a5"/>
            <w:snapToGrid w:val="0"/>
            <w:ind w:leftChars="798" w:left="2694" w:hangingChars="424" w:hanging="1018"/>
          </w:pPr>
        </w:pPrChange>
      </w:pPr>
      <w:r w:rsidRPr="009D3A67">
        <w:rPr>
          <w:rFonts w:ascii="Times New Roman" w:hAnsi="Times New Roman" w:hint="eastAsia"/>
          <w:sz w:val="24"/>
          <w:szCs w:val="24"/>
          <w:rPrChange w:id="1511" w:author="Administrator" w:date="2014-08-05T16:54:00Z">
            <w:rPr>
              <w:rFonts w:ascii="Times New Roman" w:hAnsi="Times New Roman" w:hint="eastAsia"/>
              <w:color w:val="0000FF"/>
              <w:sz w:val="24"/>
              <w:szCs w:val="24"/>
            </w:rPr>
          </w:rPrChange>
        </w:rPr>
        <w:t>电话</w:t>
      </w:r>
      <w:r w:rsidRPr="009D3A67">
        <w:rPr>
          <w:rFonts w:ascii="Times New Roman" w:hAnsi="Times New Roman"/>
          <w:sz w:val="24"/>
          <w:szCs w:val="24"/>
          <w:rPrChange w:id="1512" w:author="Administrator" w:date="2014-08-05T16:54:00Z">
            <w:rPr>
              <w:rFonts w:ascii="Times New Roman" w:hAnsi="Times New Roman"/>
              <w:color w:val="0000FF"/>
              <w:sz w:val="24"/>
              <w:szCs w:val="24"/>
            </w:rPr>
          </w:rPrChange>
        </w:rPr>
        <w:t>/</w:t>
      </w:r>
      <w:r w:rsidRPr="009D3A67">
        <w:rPr>
          <w:rFonts w:ascii="Times New Roman" w:hAnsi="Times New Roman" w:hint="eastAsia"/>
          <w:sz w:val="24"/>
          <w:szCs w:val="24"/>
          <w:rPrChange w:id="1513" w:author="Administrator" w:date="2014-08-05T16:54:00Z">
            <w:rPr>
              <w:rFonts w:ascii="Times New Roman" w:hAnsi="Times New Roman" w:hint="eastAsia"/>
              <w:color w:val="0000FF"/>
              <w:sz w:val="24"/>
              <w:szCs w:val="24"/>
            </w:rPr>
          </w:rPrChange>
        </w:rPr>
        <w:t>传真：</w:t>
      </w:r>
      <w:r w:rsidRPr="009D3A67">
        <w:rPr>
          <w:rFonts w:ascii="Times New Roman" w:hAnsi="Times New Roman"/>
          <w:sz w:val="24"/>
          <w:szCs w:val="24"/>
          <w:rPrChange w:id="1514" w:author="Administrator" w:date="2014-08-05T16:54:00Z">
            <w:rPr>
              <w:rFonts w:ascii="Times New Roman" w:hAnsi="Times New Roman"/>
              <w:color w:val="0000FF"/>
              <w:sz w:val="24"/>
              <w:szCs w:val="24"/>
            </w:rPr>
          </w:rPrChange>
        </w:rPr>
        <w:t>020-28068137</w:t>
      </w:r>
    </w:p>
    <w:p w:rsidR="00000000" w:rsidRPr="009D3A67" w:rsidRDefault="00F80C10" w:rsidP="009D3A67">
      <w:pPr>
        <w:pStyle w:val="a5"/>
        <w:snapToGrid w:val="0"/>
        <w:ind w:leftChars="228" w:left="2705" w:hangingChars="924" w:hanging="2226"/>
        <w:rPr>
          <w:rFonts w:ascii="Times New Roman" w:hAnsi="Times New Roman"/>
          <w:sz w:val="24"/>
          <w:szCs w:val="24"/>
          <w:rPrChange w:id="1515" w:author="Administrator" w:date="2014-08-05T16:54:00Z">
            <w:rPr>
              <w:rFonts w:ascii="Times New Roman" w:hAnsi="Times New Roman"/>
              <w:sz w:val="24"/>
              <w:szCs w:val="24"/>
            </w:rPr>
          </w:rPrChange>
        </w:rPr>
        <w:pPrChange w:id="1516" w:author="Administrator" w:date="2014-08-05T16:54:00Z">
          <w:pPr>
            <w:pStyle w:val="a5"/>
            <w:snapToGrid w:val="0"/>
            <w:ind w:leftChars="228" w:left="2705" w:hangingChars="924" w:hanging="2226"/>
          </w:pPr>
        </w:pPrChange>
      </w:pPr>
      <w:r w:rsidRPr="009D3A67">
        <w:rPr>
          <w:rFonts w:ascii="黑体" w:eastAsia="黑体" w:hAnsi="黑体" w:hint="eastAsia"/>
          <w:b/>
          <w:sz w:val="24"/>
          <w:szCs w:val="24"/>
          <w:rPrChange w:id="1517" w:author="Administrator" w:date="2014-08-05T16:54:00Z">
            <w:rPr>
              <w:rFonts w:ascii="黑体" w:eastAsia="黑体" w:hAnsi="黑体" w:hint="eastAsia"/>
              <w:b/>
              <w:color w:val="0000FF"/>
              <w:sz w:val="24"/>
              <w:szCs w:val="24"/>
            </w:rPr>
          </w:rPrChange>
        </w:rPr>
        <w:t>上海基地</w:t>
      </w:r>
      <w:r w:rsidRPr="009D3A67">
        <w:rPr>
          <w:rFonts w:ascii="Times New Roman" w:hAnsi="Times New Roman" w:hint="eastAsia"/>
          <w:sz w:val="24"/>
          <w:szCs w:val="24"/>
          <w:rPrChange w:id="1518"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1519" w:author="Administrator" w:date="2014-08-05T16:54:00Z">
            <w:rPr>
              <w:rFonts w:ascii="Times New Roman" w:hAnsi="Times New Roman"/>
              <w:color w:val="0000FF"/>
              <w:sz w:val="24"/>
              <w:szCs w:val="24"/>
            </w:rPr>
          </w:rPrChange>
        </w:rPr>
        <w:t xml:space="preserve">200030  </w:t>
      </w:r>
      <w:r w:rsidRPr="009D3A67">
        <w:rPr>
          <w:rFonts w:ascii="Times New Roman" w:hAnsi="Times New Roman" w:hint="eastAsia"/>
          <w:sz w:val="24"/>
          <w:szCs w:val="24"/>
          <w:rPrChange w:id="1520" w:author="Administrator" w:date="2014-08-05T16:54:00Z">
            <w:rPr>
              <w:rFonts w:ascii="Times New Roman" w:hAnsi="Times New Roman" w:hint="eastAsia"/>
              <w:color w:val="0000FF"/>
              <w:sz w:val="24"/>
              <w:szCs w:val="24"/>
            </w:rPr>
          </w:rPrChange>
        </w:rPr>
        <w:t>上海市徐汇区凯旋路</w:t>
      </w:r>
      <w:r w:rsidRPr="009D3A67">
        <w:rPr>
          <w:rFonts w:ascii="Times New Roman" w:hAnsi="Times New Roman"/>
          <w:sz w:val="24"/>
          <w:szCs w:val="24"/>
          <w:rPrChange w:id="1521" w:author="Administrator" w:date="2014-08-05T16:54:00Z">
            <w:rPr>
              <w:rFonts w:ascii="Times New Roman" w:hAnsi="Times New Roman"/>
              <w:color w:val="0000FF"/>
              <w:sz w:val="24"/>
              <w:szCs w:val="24"/>
            </w:rPr>
          </w:rPrChange>
        </w:rPr>
        <w:t>3131</w:t>
      </w:r>
      <w:r w:rsidRPr="009D3A67">
        <w:rPr>
          <w:rFonts w:ascii="Times New Roman" w:hAnsi="Times New Roman" w:hint="eastAsia"/>
          <w:sz w:val="24"/>
          <w:szCs w:val="24"/>
          <w:rPrChange w:id="1522" w:author="Administrator" w:date="2014-08-05T16:54:00Z">
            <w:rPr>
              <w:rFonts w:ascii="Times New Roman" w:hAnsi="Times New Roman" w:hint="eastAsia"/>
              <w:color w:val="0000FF"/>
              <w:sz w:val="24"/>
              <w:szCs w:val="24"/>
            </w:rPr>
          </w:rPrChange>
        </w:rPr>
        <w:t>号明申中心大厦</w:t>
      </w:r>
      <w:r w:rsidRPr="009D3A67">
        <w:rPr>
          <w:rFonts w:ascii="Times New Roman" w:hAnsi="Times New Roman"/>
          <w:sz w:val="24"/>
          <w:szCs w:val="24"/>
          <w:rPrChange w:id="1523" w:author="Administrator" w:date="2014-08-05T16:54:00Z">
            <w:rPr>
              <w:rFonts w:ascii="Times New Roman" w:hAnsi="Times New Roman"/>
              <w:color w:val="0000FF"/>
              <w:sz w:val="24"/>
              <w:szCs w:val="24"/>
            </w:rPr>
          </w:rPrChange>
        </w:rPr>
        <w:t>1306-1307</w:t>
      </w:r>
      <w:r w:rsidRPr="009D3A67">
        <w:rPr>
          <w:rFonts w:ascii="Times New Roman" w:hAnsi="Times New Roman" w:hint="eastAsia"/>
          <w:sz w:val="24"/>
          <w:szCs w:val="24"/>
          <w:rPrChange w:id="1524" w:author="Administrator" w:date="2014-08-05T16:54:00Z">
            <w:rPr>
              <w:rFonts w:ascii="Times New Roman" w:hAnsi="Times New Roman" w:hint="eastAsia"/>
              <w:color w:val="0000FF"/>
              <w:sz w:val="24"/>
              <w:szCs w:val="24"/>
            </w:rPr>
          </w:rPrChange>
        </w:rPr>
        <w:t>室</w:t>
      </w:r>
    </w:p>
    <w:p w:rsidR="00000000" w:rsidRPr="009D3A67" w:rsidRDefault="00F80C10" w:rsidP="009D3A67">
      <w:pPr>
        <w:pStyle w:val="a5"/>
        <w:snapToGrid w:val="0"/>
        <w:ind w:leftChars="798" w:left="2694" w:hangingChars="424" w:hanging="1018"/>
        <w:rPr>
          <w:rFonts w:ascii="Times New Roman" w:hAnsi="Times New Roman"/>
          <w:sz w:val="24"/>
          <w:szCs w:val="24"/>
          <w:rPrChange w:id="1525" w:author="Administrator" w:date="2014-08-05T16:54:00Z">
            <w:rPr>
              <w:rFonts w:ascii="Times New Roman" w:hAnsi="Times New Roman"/>
              <w:sz w:val="24"/>
              <w:szCs w:val="24"/>
            </w:rPr>
          </w:rPrChange>
        </w:rPr>
        <w:pPrChange w:id="1526" w:author="Administrator" w:date="2014-08-05T16:54:00Z">
          <w:pPr>
            <w:pStyle w:val="a5"/>
            <w:snapToGrid w:val="0"/>
            <w:ind w:leftChars="798" w:left="2694" w:hangingChars="424" w:hanging="1018"/>
          </w:pPr>
        </w:pPrChange>
      </w:pPr>
      <w:r w:rsidRPr="009D3A67">
        <w:rPr>
          <w:rFonts w:ascii="Times New Roman" w:hAnsi="Times New Roman" w:hint="eastAsia"/>
          <w:sz w:val="24"/>
          <w:szCs w:val="24"/>
          <w:rPrChange w:id="1527" w:author="Administrator" w:date="2014-08-05T16:54:00Z">
            <w:rPr>
              <w:rFonts w:ascii="Times New Roman" w:hAnsi="Times New Roman" w:hint="eastAsia"/>
              <w:color w:val="0000FF"/>
              <w:sz w:val="24"/>
              <w:szCs w:val="24"/>
            </w:rPr>
          </w:rPrChange>
        </w:rPr>
        <w:t>电话：</w:t>
      </w:r>
      <w:r w:rsidRPr="009D3A67">
        <w:rPr>
          <w:rFonts w:ascii="Times New Roman" w:hAnsi="Times New Roman"/>
          <w:sz w:val="24"/>
          <w:szCs w:val="24"/>
          <w:rPrChange w:id="1528" w:author="Administrator" w:date="2014-08-05T16:54:00Z">
            <w:rPr>
              <w:rFonts w:ascii="Times New Roman" w:hAnsi="Times New Roman"/>
              <w:color w:val="0000FF"/>
              <w:sz w:val="24"/>
              <w:szCs w:val="24"/>
            </w:rPr>
          </w:rPrChange>
        </w:rPr>
        <w:t xml:space="preserve">021-54071023    </w:t>
      </w:r>
      <w:r w:rsidRPr="009D3A67">
        <w:rPr>
          <w:rFonts w:ascii="Times New Roman" w:hAnsi="Times New Roman" w:hint="eastAsia"/>
          <w:sz w:val="24"/>
          <w:szCs w:val="24"/>
          <w:rPrChange w:id="1529" w:author="Administrator" w:date="2014-08-05T16:54:00Z">
            <w:rPr>
              <w:rFonts w:ascii="Times New Roman" w:hAnsi="Times New Roman" w:hint="eastAsia"/>
              <w:color w:val="0000FF"/>
              <w:sz w:val="24"/>
              <w:szCs w:val="24"/>
            </w:rPr>
          </w:rPrChange>
        </w:rPr>
        <w:t>传真：</w:t>
      </w:r>
      <w:r w:rsidRPr="009D3A67">
        <w:rPr>
          <w:rFonts w:ascii="Times New Roman" w:hAnsi="Times New Roman"/>
          <w:sz w:val="24"/>
          <w:szCs w:val="24"/>
          <w:rPrChange w:id="1530" w:author="Administrator" w:date="2014-08-05T16:54:00Z">
            <w:rPr>
              <w:rFonts w:ascii="Times New Roman" w:hAnsi="Times New Roman"/>
              <w:color w:val="0000FF"/>
              <w:sz w:val="24"/>
              <w:szCs w:val="24"/>
            </w:rPr>
          </w:rPrChange>
        </w:rPr>
        <w:t>021-54071196-8014</w:t>
      </w:r>
    </w:p>
    <w:p w:rsidR="00000000" w:rsidRPr="009D3A67" w:rsidRDefault="00F80C10" w:rsidP="009D3A67">
      <w:pPr>
        <w:pStyle w:val="a5"/>
        <w:snapToGrid w:val="0"/>
        <w:ind w:leftChars="228" w:left="2705" w:hangingChars="924" w:hanging="2226"/>
        <w:rPr>
          <w:rFonts w:ascii="Times New Roman" w:hAnsi="Times New Roman"/>
          <w:sz w:val="24"/>
          <w:szCs w:val="24"/>
          <w:rPrChange w:id="1531" w:author="Administrator" w:date="2014-08-05T16:54:00Z">
            <w:rPr>
              <w:rFonts w:ascii="Times New Roman" w:hAnsi="Times New Roman"/>
              <w:sz w:val="24"/>
              <w:szCs w:val="24"/>
            </w:rPr>
          </w:rPrChange>
        </w:rPr>
        <w:pPrChange w:id="1532" w:author="Administrator" w:date="2014-08-05T16:54:00Z">
          <w:pPr>
            <w:pStyle w:val="a5"/>
            <w:snapToGrid w:val="0"/>
            <w:ind w:leftChars="228" w:left="2705" w:hangingChars="924" w:hanging="2226"/>
          </w:pPr>
        </w:pPrChange>
      </w:pPr>
      <w:r w:rsidRPr="009D3A67">
        <w:rPr>
          <w:rFonts w:ascii="黑体" w:eastAsia="黑体" w:hAnsi="黑体" w:hint="eastAsia"/>
          <w:b/>
          <w:sz w:val="24"/>
          <w:szCs w:val="24"/>
          <w:rPrChange w:id="1533" w:author="Administrator" w:date="2014-08-05T16:54:00Z">
            <w:rPr>
              <w:rFonts w:ascii="黑体" w:eastAsia="黑体" w:hAnsi="黑体" w:hint="eastAsia"/>
              <w:b/>
              <w:color w:val="0000FF"/>
              <w:sz w:val="24"/>
              <w:szCs w:val="24"/>
            </w:rPr>
          </w:rPrChange>
        </w:rPr>
        <w:t>杜威分院</w:t>
      </w:r>
      <w:r w:rsidRPr="009D3A67">
        <w:rPr>
          <w:rFonts w:ascii="Times New Roman" w:hAnsi="Times New Roman" w:hint="eastAsia"/>
          <w:sz w:val="24"/>
          <w:szCs w:val="24"/>
          <w:rPrChange w:id="1534" w:author="Administrator" w:date="2014-08-05T16:54:00Z">
            <w:rPr>
              <w:rFonts w:ascii="Times New Roman" w:hAnsi="Times New Roman" w:hint="eastAsia"/>
              <w:color w:val="0000FF"/>
              <w:sz w:val="24"/>
              <w:szCs w:val="24"/>
            </w:rPr>
          </w:rPrChange>
        </w:rPr>
        <w:t>：</w:t>
      </w:r>
      <w:r w:rsidRPr="009D3A67">
        <w:rPr>
          <w:rFonts w:ascii="Times New Roman" w:hAnsi="Times New Roman"/>
          <w:sz w:val="24"/>
          <w:szCs w:val="24"/>
          <w:rPrChange w:id="1535" w:author="Administrator" w:date="2014-08-05T16:54:00Z">
            <w:rPr>
              <w:rFonts w:ascii="Times New Roman" w:hAnsi="Times New Roman"/>
              <w:color w:val="0000FF"/>
              <w:sz w:val="24"/>
              <w:szCs w:val="24"/>
            </w:rPr>
          </w:rPrChange>
        </w:rPr>
        <w:t>Dewey College</w:t>
      </w:r>
    </w:p>
    <w:p w:rsidR="00000000" w:rsidRPr="009D3A67" w:rsidRDefault="00F80C10" w:rsidP="009D3A67">
      <w:pPr>
        <w:pStyle w:val="a5"/>
        <w:snapToGrid w:val="0"/>
        <w:ind w:leftChars="798" w:left="2694" w:hangingChars="424" w:hanging="1018"/>
        <w:rPr>
          <w:rFonts w:ascii="Times New Roman" w:hAnsi="Times New Roman"/>
          <w:sz w:val="24"/>
          <w:szCs w:val="24"/>
          <w:rPrChange w:id="1536" w:author="Administrator" w:date="2014-08-05T16:54:00Z">
            <w:rPr>
              <w:rFonts w:ascii="Times New Roman" w:hAnsi="Times New Roman"/>
              <w:sz w:val="24"/>
              <w:szCs w:val="24"/>
            </w:rPr>
          </w:rPrChange>
        </w:rPr>
        <w:pPrChange w:id="1537" w:author="Administrator" w:date="2014-08-05T16:54:00Z">
          <w:pPr>
            <w:pStyle w:val="a5"/>
            <w:snapToGrid w:val="0"/>
            <w:ind w:leftChars="798" w:left="2694" w:hangingChars="424" w:hanging="1018"/>
          </w:pPr>
        </w:pPrChange>
      </w:pPr>
      <w:r w:rsidRPr="009D3A67">
        <w:rPr>
          <w:rFonts w:ascii="Times New Roman" w:hAnsi="Times New Roman"/>
          <w:sz w:val="24"/>
          <w:szCs w:val="24"/>
          <w:rPrChange w:id="1538" w:author="Administrator" w:date="2014-08-05T16:54:00Z">
            <w:rPr>
              <w:rFonts w:ascii="Times New Roman" w:hAnsi="Times New Roman"/>
              <w:color w:val="0000FF"/>
              <w:sz w:val="24"/>
              <w:szCs w:val="24"/>
            </w:rPr>
          </w:rPrChange>
        </w:rPr>
        <w:t>5889 Coopers Avenue, Mississauga, Ontario, Canada, L4Z 1P9</w:t>
      </w:r>
    </w:p>
    <w:p w:rsidR="00000000" w:rsidRPr="009D3A67" w:rsidRDefault="00147EC9" w:rsidP="009D3A67">
      <w:pPr>
        <w:pStyle w:val="a5"/>
        <w:snapToGrid w:val="0"/>
        <w:ind w:leftChars="798" w:left="2694" w:hangingChars="424" w:hanging="1018"/>
        <w:rPr>
          <w:rFonts w:ascii="Times New Roman" w:hAnsi="Times New Roman"/>
          <w:sz w:val="24"/>
          <w:szCs w:val="24"/>
          <w:rPrChange w:id="1539" w:author="Administrator" w:date="2014-08-05T16:54:00Z">
            <w:rPr>
              <w:rFonts w:ascii="Times New Roman" w:hAnsi="Times New Roman"/>
              <w:sz w:val="24"/>
              <w:szCs w:val="24"/>
            </w:rPr>
          </w:rPrChange>
        </w:rPr>
        <w:pPrChange w:id="1540" w:author="Administrator" w:date="2014-08-05T16:54:00Z">
          <w:pPr>
            <w:pStyle w:val="a5"/>
            <w:snapToGrid w:val="0"/>
            <w:ind w:leftChars="798" w:left="2566" w:hangingChars="424" w:hanging="890"/>
          </w:pPr>
        </w:pPrChange>
      </w:pPr>
      <w:del w:id="1541" w:author="Microsoft" w:date="2014-08-05T16:30:00Z">
        <w:r w:rsidRPr="009D3A67">
          <w:rPr>
            <w:noProof/>
            <w:sz w:val="24"/>
            <w:szCs w:val="24"/>
            <w:rPrChange w:id="1542" w:author="Administrator" w:date="2014-08-05T16:54:00Z">
              <w:rPr>
                <w:noProof/>
                <w:color w:val="0000FF"/>
              </w:rPr>
            </w:rPrChange>
          </w:rPr>
          <w:drawing>
            <wp:anchor distT="0" distB="0" distL="114300" distR="114300" simplePos="0" relativeHeight="251646464" behindDoc="1" locked="0" layoutInCell="1" allowOverlap="1">
              <wp:simplePos x="0" y="0"/>
              <wp:positionH relativeFrom="column">
                <wp:posOffset>218440</wp:posOffset>
              </wp:positionH>
              <wp:positionV relativeFrom="paragraph">
                <wp:posOffset>46355</wp:posOffset>
              </wp:positionV>
              <wp:extent cx="6395085" cy="1640840"/>
              <wp:effectExtent l="1905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30711" t="81989" r="30711"/>
                      <a:stretch>
                        <a:fillRect/>
                      </a:stretch>
                    </pic:blipFill>
                    <pic:spPr bwMode="auto">
                      <a:xfrm>
                        <a:off x="0" y="0"/>
                        <a:ext cx="6395085" cy="1640840"/>
                      </a:xfrm>
                      <a:prstGeom prst="rect">
                        <a:avLst/>
                      </a:prstGeom>
                      <a:noFill/>
                      <a:ln w="9525">
                        <a:noFill/>
                        <a:miter lim="800000"/>
                        <a:headEnd/>
                        <a:tailEnd/>
                      </a:ln>
                    </pic:spPr>
                  </pic:pic>
                </a:graphicData>
              </a:graphic>
            </wp:anchor>
          </w:drawing>
        </w:r>
      </w:del>
      <w:r w:rsidR="00F80C10" w:rsidRPr="009D3A67">
        <w:rPr>
          <w:rFonts w:ascii="Times New Roman" w:hAnsi="Times New Roman"/>
          <w:sz w:val="24"/>
          <w:szCs w:val="24"/>
          <w:rPrChange w:id="1543" w:author="Administrator" w:date="2014-08-05T16:54:00Z">
            <w:rPr>
              <w:rFonts w:ascii="Times New Roman" w:hAnsi="Times New Roman"/>
              <w:color w:val="0000FF"/>
              <w:sz w:val="24"/>
              <w:szCs w:val="24"/>
            </w:rPr>
          </w:rPrChange>
        </w:rPr>
        <w:t>Tel: +1 905 897 6668, Fax: +1 905 897 6662</w:t>
      </w:r>
    </w:p>
    <w:p w:rsidR="00C032E6" w:rsidRPr="009D3A67" w:rsidRDefault="00147EC9" w:rsidP="00D03388">
      <w:pPr>
        <w:pStyle w:val="a5"/>
        <w:spacing w:line="312" w:lineRule="auto"/>
        <w:ind w:firstLineChars="0" w:firstLine="0"/>
        <w:rPr>
          <w:rFonts w:ascii="Times New Roman" w:hAnsi="Times New Roman"/>
          <w:sz w:val="24"/>
          <w:szCs w:val="24"/>
          <w:rPrChange w:id="1544" w:author="Administrator" w:date="2014-08-05T16:54:00Z">
            <w:rPr>
              <w:rFonts w:ascii="Times New Roman" w:hAnsi="Times New Roman"/>
              <w:sz w:val="24"/>
              <w:szCs w:val="24"/>
            </w:rPr>
          </w:rPrChange>
        </w:rPr>
      </w:pPr>
      <w:del w:id="1545" w:author="Microsoft" w:date="2014-08-05T16:30:00Z">
        <w:r w:rsidRPr="009D3A67">
          <w:rPr>
            <w:rFonts w:ascii="Times New Roman" w:hAnsi="Times New Roman"/>
            <w:noProof/>
            <w:sz w:val="24"/>
            <w:szCs w:val="24"/>
            <w:rPrChange w:id="1546" w:author="Administrator" w:date="2014-08-05T16:54:00Z">
              <w:rPr>
                <w:noProof/>
                <w:color w:val="0000FF"/>
              </w:rPr>
            </w:rPrChange>
          </w:rPr>
          <w:drawing>
            <wp:anchor distT="0" distB="0" distL="114300" distR="114300" simplePos="0" relativeHeight="251670016" behindDoc="1" locked="0" layoutInCell="1" allowOverlap="1">
              <wp:simplePos x="0" y="0"/>
              <wp:positionH relativeFrom="column">
                <wp:posOffset>-928370</wp:posOffset>
              </wp:positionH>
              <wp:positionV relativeFrom="paragraph">
                <wp:posOffset>31115</wp:posOffset>
              </wp:positionV>
              <wp:extent cx="1379220" cy="1480820"/>
              <wp:effectExtent l="1905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srcRect l="30711" r="30711" b="93037"/>
                      <a:stretch>
                        <a:fillRect/>
                      </a:stretch>
                    </pic:blipFill>
                    <pic:spPr bwMode="auto">
                      <a:xfrm>
                        <a:off x="0" y="0"/>
                        <a:ext cx="1379220" cy="1480820"/>
                      </a:xfrm>
                      <a:prstGeom prst="rect">
                        <a:avLst/>
                      </a:prstGeom>
                      <a:noFill/>
                      <a:ln w="9525">
                        <a:noFill/>
                        <a:miter lim="800000"/>
                        <a:headEnd/>
                        <a:tailEnd/>
                      </a:ln>
                    </pic:spPr>
                  </pic:pic>
                </a:graphicData>
              </a:graphic>
            </wp:anchor>
          </w:drawing>
        </w:r>
      </w:del>
    </w:p>
    <w:sectPr w:rsidR="00C032E6" w:rsidRPr="009D3A67" w:rsidSect="007955DD">
      <w:footerReference w:type="even" r:id="rId20"/>
      <w:pgSz w:w="11906" w:h="16838"/>
      <w:pgMar w:top="1474" w:right="1474" w:bottom="1474" w:left="147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7EC9" w:rsidRDefault="00147EC9">
      <w:r>
        <w:separator/>
      </w:r>
    </w:p>
  </w:endnote>
  <w:endnote w:type="continuationSeparator" w:id="1">
    <w:p w:rsidR="00147EC9" w:rsidRDefault="00147EC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楷体_GB2312">
    <w:charset w:val="86"/>
    <w:family w:val="modern"/>
    <w:pitch w:val="fixed"/>
    <w:sig w:usb0="00000001" w:usb1="080E0000" w:usb2="00000010" w:usb3="00000000" w:csb0="00040000" w:csb1="00000000"/>
  </w:font>
  <w:font w:name="仿宋_GB2312">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E0000" w:usb2="00000010" w:usb3="00000000" w:csb0="00040000" w:csb1="00000000"/>
  </w:font>
  <w:font w:name="ˎ̥">
    <w:altName w:val="Times New Roman"/>
    <w:charset w:val="00"/>
    <w:family w:val="auto"/>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4896" w:rsidRDefault="00F80C10" w:rsidP="009A6EF7">
    <w:pPr>
      <w:pStyle w:val="aa"/>
      <w:framePr w:wrap="around" w:vAnchor="text" w:hAnchor="margin" w:xAlign="center" w:y="1"/>
      <w:rPr>
        <w:rStyle w:val="ab"/>
      </w:rPr>
    </w:pPr>
    <w:r>
      <w:rPr>
        <w:rStyle w:val="ab"/>
      </w:rPr>
      <w:fldChar w:fldCharType="begin"/>
    </w:r>
    <w:r w:rsidR="00904896">
      <w:rPr>
        <w:rStyle w:val="ab"/>
      </w:rPr>
      <w:instrText xml:space="preserve">PAGE  </w:instrText>
    </w:r>
    <w:r>
      <w:rPr>
        <w:rStyle w:val="ab"/>
      </w:rPr>
      <w:fldChar w:fldCharType="end"/>
    </w:r>
  </w:p>
  <w:p w:rsidR="00904896" w:rsidRDefault="00904896">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7EC9" w:rsidRDefault="00147EC9">
      <w:r>
        <w:separator/>
      </w:r>
    </w:p>
  </w:footnote>
  <w:footnote w:type="continuationSeparator" w:id="1">
    <w:p w:rsidR="00147EC9" w:rsidRDefault="00147E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pt;height:12pt" o:bullet="t">
        <v:imagedata r:id="rId1" o:title=""/>
      </v:shape>
    </w:pict>
  </w:numPicBullet>
  <w:abstractNum w:abstractNumId="0">
    <w:nsid w:val="0000000A"/>
    <w:multiLevelType w:val="multilevel"/>
    <w:tmpl w:val="0000000A"/>
    <w:lvl w:ilvl="0">
      <w:start w:val="1"/>
      <w:numFmt w:val="bullet"/>
      <w:lvlText w:val=""/>
      <w:lvlJc w:val="left"/>
      <w:pPr>
        <w:tabs>
          <w:tab w:val="num" w:pos="971"/>
        </w:tabs>
        <w:ind w:left="971" w:hanging="420"/>
      </w:pPr>
      <w:rPr>
        <w:rFonts w:ascii="Wingdings" w:hAnsi="Wingdings" w:hint="default"/>
      </w:rPr>
    </w:lvl>
    <w:lvl w:ilvl="1">
      <w:start w:val="1"/>
      <w:numFmt w:val="bullet"/>
      <w:lvlText w:val=""/>
      <w:lvlJc w:val="left"/>
      <w:pPr>
        <w:tabs>
          <w:tab w:val="num" w:pos="1391"/>
        </w:tabs>
        <w:ind w:left="1391" w:hanging="420"/>
      </w:pPr>
      <w:rPr>
        <w:rFonts w:ascii="Wingdings" w:hAnsi="Wingdings" w:hint="default"/>
      </w:rPr>
    </w:lvl>
    <w:lvl w:ilvl="2">
      <w:start w:val="1"/>
      <w:numFmt w:val="bullet"/>
      <w:lvlText w:val=""/>
      <w:lvlJc w:val="left"/>
      <w:pPr>
        <w:tabs>
          <w:tab w:val="num" w:pos="1811"/>
        </w:tabs>
        <w:ind w:left="1811" w:hanging="420"/>
      </w:pPr>
      <w:rPr>
        <w:rFonts w:ascii="Wingdings" w:hAnsi="Wingdings" w:hint="default"/>
      </w:rPr>
    </w:lvl>
    <w:lvl w:ilvl="3">
      <w:start w:val="1"/>
      <w:numFmt w:val="bullet"/>
      <w:lvlText w:val=""/>
      <w:lvlJc w:val="left"/>
      <w:pPr>
        <w:tabs>
          <w:tab w:val="num" w:pos="2231"/>
        </w:tabs>
        <w:ind w:left="2231" w:hanging="420"/>
      </w:pPr>
      <w:rPr>
        <w:rFonts w:ascii="Wingdings" w:hAnsi="Wingdings" w:hint="default"/>
      </w:rPr>
    </w:lvl>
    <w:lvl w:ilvl="4">
      <w:start w:val="1"/>
      <w:numFmt w:val="bullet"/>
      <w:lvlText w:val=""/>
      <w:lvlJc w:val="left"/>
      <w:pPr>
        <w:tabs>
          <w:tab w:val="num" w:pos="2651"/>
        </w:tabs>
        <w:ind w:left="2651" w:hanging="420"/>
      </w:pPr>
      <w:rPr>
        <w:rFonts w:ascii="Wingdings" w:hAnsi="Wingdings" w:hint="default"/>
      </w:rPr>
    </w:lvl>
    <w:lvl w:ilvl="5">
      <w:start w:val="1"/>
      <w:numFmt w:val="bullet"/>
      <w:lvlText w:val=""/>
      <w:lvlJc w:val="left"/>
      <w:pPr>
        <w:tabs>
          <w:tab w:val="num" w:pos="3071"/>
        </w:tabs>
        <w:ind w:left="3071" w:hanging="420"/>
      </w:pPr>
      <w:rPr>
        <w:rFonts w:ascii="Wingdings" w:hAnsi="Wingdings" w:hint="default"/>
      </w:rPr>
    </w:lvl>
    <w:lvl w:ilvl="6">
      <w:start w:val="1"/>
      <w:numFmt w:val="bullet"/>
      <w:lvlText w:val=""/>
      <w:lvlJc w:val="left"/>
      <w:pPr>
        <w:tabs>
          <w:tab w:val="num" w:pos="3491"/>
        </w:tabs>
        <w:ind w:left="3491" w:hanging="420"/>
      </w:pPr>
      <w:rPr>
        <w:rFonts w:ascii="Wingdings" w:hAnsi="Wingdings" w:hint="default"/>
      </w:rPr>
    </w:lvl>
    <w:lvl w:ilvl="7">
      <w:start w:val="1"/>
      <w:numFmt w:val="bullet"/>
      <w:lvlText w:val=""/>
      <w:lvlJc w:val="left"/>
      <w:pPr>
        <w:tabs>
          <w:tab w:val="num" w:pos="3911"/>
        </w:tabs>
        <w:ind w:left="3911" w:hanging="420"/>
      </w:pPr>
      <w:rPr>
        <w:rFonts w:ascii="Wingdings" w:hAnsi="Wingdings" w:hint="default"/>
      </w:rPr>
    </w:lvl>
    <w:lvl w:ilvl="8">
      <w:start w:val="1"/>
      <w:numFmt w:val="bullet"/>
      <w:lvlText w:val=""/>
      <w:lvlJc w:val="left"/>
      <w:pPr>
        <w:tabs>
          <w:tab w:val="num" w:pos="4331"/>
        </w:tabs>
        <w:ind w:left="4331" w:hanging="420"/>
      </w:pPr>
      <w:rPr>
        <w:rFonts w:ascii="Wingdings" w:hAnsi="Wingdings" w:hint="default"/>
      </w:rPr>
    </w:lvl>
  </w:abstractNum>
  <w:abstractNum w:abstractNumId="1">
    <w:nsid w:val="0000000C"/>
    <w:multiLevelType w:val="multilevel"/>
    <w:tmpl w:val="0000000C"/>
    <w:lvl w:ilvl="0">
      <w:start w:val="1"/>
      <w:numFmt w:val="bullet"/>
      <w:lvlText w:val=""/>
      <w:lvlJc w:val="left"/>
      <w:pPr>
        <w:tabs>
          <w:tab w:val="num" w:pos="971"/>
        </w:tabs>
        <w:ind w:left="971" w:hanging="420"/>
      </w:pPr>
      <w:rPr>
        <w:rFonts w:ascii="Wingdings" w:hAnsi="Wingdings" w:hint="default"/>
      </w:rPr>
    </w:lvl>
    <w:lvl w:ilvl="1">
      <w:start w:val="1"/>
      <w:numFmt w:val="bullet"/>
      <w:lvlText w:val=""/>
      <w:lvlJc w:val="left"/>
      <w:pPr>
        <w:tabs>
          <w:tab w:val="num" w:pos="1391"/>
        </w:tabs>
        <w:ind w:left="1391" w:hanging="420"/>
      </w:pPr>
      <w:rPr>
        <w:rFonts w:ascii="Wingdings" w:hAnsi="Wingdings" w:hint="default"/>
      </w:rPr>
    </w:lvl>
    <w:lvl w:ilvl="2">
      <w:start w:val="1"/>
      <w:numFmt w:val="bullet"/>
      <w:lvlText w:val=""/>
      <w:lvlJc w:val="left"/>
      <w:pPr>
        <w:tabs>
          <w:tab w:val="num" w:pos="1811"/>
        </w:tabs>
        <w:ind w:left="1811" w:hanging="420"/>
      </w:pPr>
      <w:rPr>
        <w:rFonts w:ascii="Wingdings" w:hAnsi="Wingdings" w:hint="default"/>
      </w:rPr>
    </w:lvl>
    <w:lvl w:ilvl="3">
      <w:start w:val="1"/>
      <w:numFmt w:val="bullet"/>
      <w:lvlText w:val=""/>
      <w:lvlJc w:val="left"/>
      <w:pPr>
        <w:tabs>
          <w:tab w:val="num" w:pos="2231"/>
        </w:tabs>
        <w:ind w:left="2231" w:hanging="420"/>
      </w:pPr>
      <w:rPr>
        <w:rFonts w:ascii="Wingdings" w:hAnsi="Wingdings" w:hint="default"/>
      </w:rPr>
    </w:lvl>
    <w:lvl w:ilvl="4">
      <w:start w:val="1"/>
      <w:numFmt w:val="bullet"/>
      <w:lvlText w:val=""/>
      <w:lvlJc w:val="left"/>
      <w:pPr>
        <w:tabs>
          <w:tab w:val="num" w:pos="2651"/>
        </w:tabs>
        <w:ind w:left="2651" w:hanging="420"/>
      </w:pPr>
      <w:rPr>
        <w:rFonts w:ascii="Wingdings" w:hAnsi="Wingdings" w:hint="default"/>
      </w:rPr>
    </w:lvl>
    <w:lvl w:ilvl="5">
      <w:start w:val="1"/>
      <w:numFmt w:val="bullet"/>
      <w:lvlText w:val=""/>
      <w:lvlJc w:val="left"/>
      <w:pPr>
        <w:tabs>
          <w:tab w:val="num" w:pos="3071"/>
        </w:tabs>
        <w:ind w:left="3071" w:hanging="420"/>
      </w:pPr>
      <w:rPr>
        <w:rFonts w:ascii="Wingdings" w:hAnsi="Wingdings" w:hint="default"/>
      </w:rPr>
    </w:lvl>
    <w:lvl w:ilvl="6">
      <w:start w:val="1"/>
      <w:numFmt w:val="bullet"/>
      <w:lvlText w:val=""/>
      <w:lvlJc w:val="left"/>
      <w:pPr>
        <w:tabs>
          <w:tab w:val="num" w:pos="3491"/>
        </w:tabs>
        <w:ind w:left="3491" w:hanging="420"/>
      </w:pPr>
      <w:rPr>
        <w:rFonts w:ascii="Wingdings" w:hAnsi="Wingdings" w:hint="default"/>
      </w:rPr>
    </w:lvl>
    <w:lvl w:ilvl="7">
      <w:start w:val="1"/>
      <w:numFmt w:val="bullet"/>
      <w:lvlText w:val=""/>
      <w:lvlJc w:val="left"/>
      <w:pPr>
        <w:tabs>
          <w:tab w:val="num" w:pos="3911"/>
        </w:tabs>
        <w:ind w:left="3911" w:hanging="420"/>
      </w:pPr>
      <w:rPr>
        <w:rFonts w:ascii="Wingdings" w:hAnsi="Wingdings" w:hint="default"/>
      </w:rPr>
    </w:lvl>
    <w:lvl w:ilvl="8">
      <w:start w:val="1"/>
      <w:numFmt w:val="bullet"/>
      <w:lvlText w:val=""/>
      <w:lvlJc w:val="left"/>
      <w:pPr>
        <w:tabs>
          <w:tab w:val="num" w:pos="4331"/>
        </w:tabs>
        <w:ind w:left="4331" w:hanging="420"/>
      </w:pPr>
      <w:rPr>
        <w:rFonts w:ascii="Wingdings" w:hAnsi="Wingdings" w:hint="default"/>
      </w:rPr>
    </w:lvl>
  </w:abstractNum>
  <w:abstractNum w:abstractNumId="2">
    <w:nsid w:val="0000000E"/>
    <w:multiLevelType w:val="multilevel"/>
    <w:tmpl w:val="0000000E"/>
    <w:lvl w:ilvl="0">
      <w:start w:val="1"/>
      <w:numFmt w:val="bullet"/>
      <w:lvlText w:val=""/>
      <w:lvlJc w:val="left"/>
      <w:pPr>
        <w:ind w:left="562" w:hanging="420"/>
      </w:pPr>
      <w:rPr>
        <w:rFonts w:ascii="Wingdings" w:hAnsi="Wingdings" w:hint="default"/>
      </w:rPr>
    </w:lvl>
    <w:lvl w:ilvl="1">
      <w:start w:val="1"/>
      <w:numFmt w:val="bullet"/>
      <w:lvlText w:val=""/>
      <w:lvlJc w:val="left"/>
      <w:pPr>
        <w:ind w:left="982" w:hanging="420"/>
      </w:pPr>
      <w:rPr>
        <w:rFonts w:ascii="Wingdings" w:hAnsi="Wingdings" w:hint="default"/>
      </w:rPr>
    </w:lvl>
    <w:lvl w:ilvl="2">
      <w:start w:val="1"/>
      <w:numFmt w:val="bullet"/>
      <w:lvlText w:val=""/>
      <w:lvlJc w:val="left"/>
      <w:pPr>
        <w:ind w:left="1402" w:hanging="420"/>
      </w:pPr>
      <w:rPr>
        <w:rFonts w:ascii="Wingdings" w:hAnsi="Wingdings" w:hint="default"/>
      </w:rPr>
    </w:lvl>
    <w:lvl w:ilvl="3">
      <w:start w:val="1"/>
      <w:numFmt w:val="bullet"/>
      <w:lvlText w:val=""/>
      <w:lvlJc w:val="left"/>
      <w:pPr>
        <w:ind w:left="1822" w:hanging="420"/>
      </w:pPr>
      <w:rPr>
        <w:rFonts w:ascii="Wingdings" w:hAnsi="Wingdings" w:hint="default"/>
      </w:rPr>
    </w:lvl>
    <w:lvl w:ilvl="4">
      <w:start w:val="1"/>
      <w:numFmt w:val="bullet"/>
      <w:lvlText w:val=""/>
      <w:lvlJc w:val="left"/>
      <w:pPr>
        <w:ind w:left="2242" w:hanging="420"/>
      </w:pPr>
      <w:rPr>
        <w:rFonts w:ascii="Wingdings" w:hAnsi="Wingdings" w:hint="default"/>
      </w:rPr>
    </w:lvl>
    <w:lvl w:ilvl="5">
      <w:start w:val="1"/>
      <w:numFmt w:val="bullet"/>
      <w:lvlText w:val=""/>
      <w:lvlJc w:val="left"/>
      <w:pPr>
        <w:ind w:left="2662" w:hanging="420"/>
      </w:pPr>
      <w:rPr>
        <w:rFonts w:ascii="Wingdings" w:hAnsi="Wingdings" w:hint="default"/>
      </w:rPr>
    </w:lvl>
    <w:lvl w:ilvl="6">
      <w:start w:val="1"/>
      <w:numFmt w:val="bullet"/>
      <w:lvlText w:val=""/>
      <w:lvlJc w:val="left"/>
      <w:pPr>
        <w:ind w:left="3082" w:hanging="420"/>
      </w:pPr>
      <w:rPr>
        <w:rFonts w:ascii="Wingdings" w:hAnsi="Wingdings" w:hint="default"/>
      </w:rPr>
    </w:lvl>
    <w:lvl w:ilvl="7">
      <w:start w:val="1"/>
      <w:numFmt w:val="bullet"/>
      <w:lvlText w:val=""/>
      <w:lvlJc w:val="left"/>
      <w:pPr>
        <w:ind w:left="3502" w:hanging="420"/>
      </w:pPr>
      <w:rPr>
        <w:rFonts w:ascii="Wingdings" w:hAnsi="Wingdings" w:hint="default"/>
      </w:rPr>
    </w:lvl>
    <w:lvl w:ilvl="8">
      <w:start w:val="1"/>
      <w:numFmt w:val="bullet"/>
      <w:lvlText w:val=""/>
      <w:lvlJc w:val="left"/>
      <w:pPr>
        <w:ind w:left="3922" w:hanging="420"/>
      </w:pPr>
      <w:rPr>
        <w:rFonts w:ascii="Wingdings" w:hAnsi="Wingdings" w:hint="default"/>
      </w:rPr>
    </w:lvl>
  </w:abstractNum>
  <w:abstractNum w:abstractNumId="3">
    <w:nsid w:val="0000000F"/>
    <w:multiLevelType w:val="multilevel"/>
    <w:tmpl w:val="0000000F"/>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10"/>
    <w:multiLevelType w:val="multilevel"/>
    <w:tmpl w:val="00000010"/>
    <w:lvl w:ilvl="0">
      <w:start w:val="1"/>
      <w:numFmt w:val="bullet"/>
      <w:lvlText w:val=""/>
      <w:lvlJc w:val="left"/>
      <w:pPr>
        <w:ind w:left="1245" w:hanging="420"/>
      </w:pPr>
      <w:rPr>
        <w:rFonts w:ascii="Wingdings" w:hAnsi="Wingdings" w:hint="default"/>
      </w:rPr>
    </w:lvl>
    <w:lvl w:ilvl="1">
      <w:start w:val="1"/>
      <w:numFmt w:val="bullet"/>
      <w:lvlText w:val=""/>
      <w:lvlJc w:val="left"/>
      <w:pPr>
        <w:ind w:left="1665" w:hanging="420"/>
      </w:pPr>
      <w:rPr>
        <w:rFonts w:ascii="Wingdings" w:hAnsi="Wingdings" w:hint="default"/>
      </w:rPr>
    </w:lvl>
    <w:lvl w:ilvl="2">
      <w:start w:val="1"/>
      <w:numFmt w:val="bullet"/>
      <w:lvlText w:val=""/>
      <w:lvlJc w:val="left"/>
      <w:pPr>
        <w:ind w:left="2085" w:hanging="420"/>
      </w:pPr>
      <w:rPr>
        <w:rFonts w:ascii="Wingdings" w:hAnsi="Wingdings" w:hint="default"/>
      </w:rPr>
    </w:lvl>
    <w:lvl w:ilvl="3">
      <w:start w:val="1"/>
      <w:numFmt w:val="bullet"/>
      <w:lvlText w:val=""/>
      <w:lvlJc w:val="left"/>
      <w:pPr>
        <w:ind w:left="2505" w:hanging="420"/>
      </w:pPr>
      <w:rPr>
        <w:rFonts w:ascii="Wingdings" w:hAnsi="Wingdings" w:hint="default"/>
      </w:rPr>
    </w:lvl>
    <w:lvl w:ilvl="4">
      <w:start w:val="1"/>
      <w:numFmt w:val="bullet"/>
      <w:lvlText w:val=""/>
      <w:lvlJc w:val="left"/>
      <w:pPr>
        <w:ind w:left="2925" w:hanging="420"/>
      </w:pPr>
      <w:rPr>
        <w:rFonts w:ascii="Wingdings" w:hAnsi="Wingdings" w:hint="default"/>
      </w:rPr>
    </w:lvl>
    <w:lvl w:ilvl="5">
      <w:start w:val="1"/>
      <w:numFmt w:val="bullet"/>
      <w:lvlText w:val=""/>
      <w:lvlJc w:val="left"/>
      <w:pPr>
        <w:ind w:left="3345" w:hanging="420"/>
      </w:pPr>
      <w:rPr>
        <w:rFonts w:ascii="Wingdings" w:hAnsi="Wingdings" w:hint="default"/>
      </w:rPr>
    </w:lvl>
    <w:lvl w:ilvl="6">
      <w:start w:val="1"/>
      <w:numFmt w:val="bullet"/>
      <w:lvlText w:val=""/>
      <w:lvlJc w:val="left"/>
      <w:pPr>
        <w:ind w:left="3765" w:hanging="420"/>
      </w:pPr>
      <w:rPr>
        <w:rFonts w:ascii="Wingdings" w:hAnsi="Wingdings" w:hint="default"/>
      </w:rPr>
    </w:lvl>
    <w:lvl w:ilvl="7">
      <w:start w:val="1"/>
      <w:numFmt w:val="bullet"/>
      <w:lvlText w:val=""/>
      <w:lvlJc w:val="left"/>
      <w:pPr>
        <w:ind w:left="4185" w:hanging="420"/>
      </w:pPr>
      <w:rPr>
        <w:rFonts w:ascii="Wingdings" w:hAnsi="Wingdings" w:hint="default"/>
      </w:rPr>
    </w:lvl>
    <w:lvl w:ilvl="8">
      <w:start w:val="1"/>
      <w:numFmt w:val="bullet"/>
      <w:lvlText w:val=""/>
      <w:lvlJc w:val="left"/>
      <w:pPr>
        <w:ind w:left="4605" w:hanging="420"/>
      </w:pPr>
      <w:rPr>
        <w:rFonts w:ascii="Wingdings" w:hAnsi="Wingdings" w:hint="default"/>
      </w:rPr>
    </w:lvl>
  </w:abstractNum>
  <w:abstractNum w:abstractNumId="5">
    <w:nsid w:val="00000012"/>
    <w:multiLevelType w:val="multilevel"/>
    <w:tmpl w:val="00000012"/>
    <w:lvl w:ilvl="0">
      <w:start w:val="1"/>
      <w:numFmt w:val="bullet"/>
      <w:lvlText w:val=""/>
      <w:lvlJc w:val="left"/>
      <w:pPr>
        <w:tabs>
          <w:tab w:val="num" w:pos="969"/>
        </w:tabs>
        <w:ind w:left="969" w:hanging="420"/>
      </w:pPr>
      <w:rPr>
        <w:rFonts w:ascii="Wingdings" w:hAnsi="Wingdings" w:hint="default"/>
      </w:rPr>
    </w:lvl>
    <w:lvl w:ilvl="1">
      <w:start w:val="1"/>
      <w:numFmt w:val="bullet"/>
      <w:lvlText w:val=""/>
      <w:lvlJc w:val="left"/>
      <w:pPr>
        <w:tabs>
          <w:tab w:val="num" w:pos="1389"/>
        </w:tabs>
        <w:ind w:left="1389" w:hanging="420"/>
      </w:pPr>
      <w:rPr>
        <w:rFonts w:ascii="Wingdings" w:hAnsi="Wingdings" w:hint="default"/>
      </w:rPr>
    </w:lvl>
    <w:lvl w:ilvl="2">
      <w:start w:val="1"/>
      <w:numFmt w:val="bullet"/>
      <w:lvlText w:val=""/>
      <w:lvlJc w:val="left"/>
      <w:pPr>
        <w:tabs>
          <w:tab w:val="num" w:pos="1809"/>
        </w:tabs>
        <w:ind w:left="1809" w:hanging="420"/>
      </w:pPr>
      <w:rPr>
        <w:rFonts w:ascii="Wingdings" w:hAnsi="Wingdings" w:hint="default"/>
      </w:rPr>
    </w:lvl>
    <w:lvl w:ilvl="3">
      <w:start w:val="1"/>
      <w:numFmt w:val="bullet"/>
      <w:lvlText w:val=""/>
      <w:lvlJc w:val="left"/>
      <w:pPr>
        <w:tabs>
          <w:tab w:val="num" w:pos="2229"/>
        </w:tabs>
        <w:ind w:left="2229" w:hanging="420"/>
      </w:pPr>
      <w:rPr>
        <w:rFonts w:ascii="Wingdings" w:hAnsi="Wingdings" w:hint="default"/>
      </w:rPr>
    </w:lvl>
    <w:lvl w:ilvl="4">
      <w:start w:val="1"/>
      <w:numFmt w:val="bullet"/>
      <w:lvlText w:val=""/>
      <w:lvlJc w:val="left"/>
      <w:pPr>
        <w:tabs>
          <w:tab w:val="num" w:pos="2649"/>
        </w:tabs>
        <w:ind w:left="2649" w:hanging="420"/>
      </w:pPr>
      <w:rPr>
        <w:rFonts w:ascii="Wingdings" w:hAnsi="Wingdings" w:hint="default"/>
      </w:rPr>
    </w:lvl>
    <w:lvl w:ilvl="5">
      <w:start w:val="1"/>
      <w:numFmt w:val="bullet"/>
      <w:lvlText w:val=""/>
      <w:lvlJc w:val="left"/>
      <w:pPr>
        <w:tabs>
          <w:tab w:val="num" w:pos="3069"/>
        </w:tabs>
        <w:ind w:left="3069" w:hanging="420"/>
      </w:pPr>
      <w:rPr>
        <w:rFonts w:ascii="Wingdings" w:hAnsi="Wingdings" w:hint="default"/>
      </w:rPr>
    </w:lvl>
    <w:lvl w:ilvl="6">
      <w:start w:val="1"/>
      <w:numFmt w:val="bullet"/>
      <w:lvlText w:val=""/>
      <w:lvlJc w:val="left"/>
      <w:pPr>
        <w:tabs>
          <w:tab w:val="num" w:pos="3489"/>
        </w:tabs>
        <w:ind w:left="3489" w:hanging="420"/>
      </w:pPr>
      <w:rPr>
        <w:rFonts w:ascii="Wingdings" w:hAnsi="Wingdings" w:hint="default"/>
      </w:rPr>
    </w:lvl>
    <w:lvl w:ilvl="7">
      <w:start w:val="1"/>
      <w:numFmt w:val="bullet"/>
      <w:lvlText w:val=""/>
      <w:lvlJc w:val="left"/>
      <w:pPr>
        <w:tabs>
          <w:tab w:val="num" w:pos="3909"/>
        </w:tabs>
        <w:ind w:left="3909" w:hanging="420"/>
      </w:pPr>
      <w:rPr>
        <w:rFonts w:ascii="Wingdings" w:hAnsi="Wingdings" w:hint="default"/>
      </w:rPr>
    </w:lvl>
    <w:lvl w:ilvl="8">
      <w:start w:val="1"/>
      <w:numFmt w:val="bullet"/>
      <w:lvlText w:val=""/>
      <w:lvlJc w:val="left"/>
      <w:pPr>
        <w:tabs>
          <w:tab w:val="num" w:pos="4329"/>
        </w:tabs>
        <w:ind w:left="4329" w:hanging="420"/>
      </w:pPr>
      <w:rPr>
        <w:rFonts w:ascii="Wingdings" w:hAnsi="Wingdings" w:hint="default"/>
      </w:rPr>
    </w:lvl>
  </w:abstractNum>
  <w:abstractNum w:abstractNumId="6">
    <w:nsid w:val="029E1DF5"/>
    <w:multiLevelType w:val="multilevel"/>
    <w:tmpl w:val="B59EF3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AD1184F"/>
    <w:multiLevelType w:val="multilevel"/>
    <w:tmpl w:val="0806240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4H4Titre4RefHeading1rh1Headingsqlsect12344th"/>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0F35078D"/>
    <w:multiLevelType w:val="multilevel"/>
    <w:tmpl w:val="AA5E798C"/>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nsid w:val="1056593C"/>
    <w:multiLevelType w:val="hybridMultilevel"/>
    <w:tmpl w:val="164E16C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0">
    <w:nsid w:val="15EC3E4A"/>
    <w:multiLevelType w:val="multilevel"/>
    <w:tmpl w:val="164E16CC"/>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1">
    <w:nsid w:val="17066548"/>
    <w:multiLevelType w:val="hybridMultilevel"/>
    <w:tmpl w:val="9CDC496C"/>
    <w:lvl w:ilvl="0" w:tplc="04090003">
      <w:start w:val="1"/>
      <w:numFmt w:val="bullet"/>
      <w:lvlText w:val=""/>
      <w:lvlJc w:val="left"/>
      <w:pPr>
        <w:tabs>
          <w:tab w:val="num" w:pos="420"/>
        </w:tabs>
        <w:ind w:left="420" w:hanging="420"/>
      </w:pPr>
      <w:rPr>
        <w:rFonts w:ascii="Wingdings" w:hAnsi="Wingdings" w:hint="default"/>
      </w:rPr>
    </w:lvl>
    <w:lvl w:ilvl="1" w:tplc="3B2C770C">
      <w:start w:val="1"/>
      <w:numFmt w:val="bullet"/>
      <w:lvlText w:val=""/>
      <w:lvlJc w:val="left"/>
      <w:pPr>
        <w:tabs>
          <w:tab w:val="num" w:pos="740"/>
        </w:tabs>
        <w:ind w:left="792" w:hanging="372"/>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FAC507F"/>
    <w:multiLevelType w:val="hybridMultilevel"/>
    <w:tmpl w:val="D4B49F3E"/>
    <w:lvl w:ilvl="0" w:tplc="D668100E">
      <w:start w:val="1"/>
      <w:numFmt w:val="bullet"/>
      <w:pStyle w:val="1520301"/>
      <w:lvlText w:val=""/>
      <w:lvlJc w:val="left"/>
      <w:pPr>
        <w:tabs>
          <w:tab w:val="num" w:pos="1160"/>
        </w:tabs>
        <w:ind w:left="1160" w:hanging="420"/>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303E0018"/>
    <w:multiLevelType w:val="hybridMultilevel"/>
    <w:tmpl w:val="6F4C4B04"/>
    <w:lvl w:ilvl="0" w:tplc="04090003">
      <w:start w:val="1"/>
      <w:numFmt w:val="bullet"/>
      <w:lvlText w:val=""/>
      <w:lvlJc w:val="left"/>
      <w:pPr>
        <w:tabs>
          <w:tab w:val="num" w:pos="420"/>
        </w:tabs>
        <w:ind w:left="420" w:hanging="420"/>
      </w:pPr>
      <w:rPr>
        <w:rFonts w:ascii="Wingdings" w:hAnsi="Wingdings" w:hint="default"/>
      </w:rPr>
    </w:lvl>
    <w:lvl w:ilvl="1" w:tplc="8934FEAA">
      <w:start w:val="1"/>
      <w:numFmt w:val="bullet"/>
      <w:lvlText w:val=""/>
      <w:lvlJc w:val="left"/>
      <w:pPr>
        <w:tabs>
          <w:tab w:val="num" w:pos="760"/>
        </w:tabs>
        <w:ind w:left="792" w:hanging="372"/>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34571B1E"/>
    <w:multiLevelType w:val="multilevel"/>
    <w:tmpl w:val="0FFA286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5">
    <w:nsid w:val="37AB6681"/>
    <w:multiLevelType w:val="multilevel"/>
    <w:tmpl w:val="9CDC496C"/>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740"/>
        </w:tabs>
        <w:ind w:left="792" w:hanging="372"/>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6">
    <w:nsid w:val="397463CA"/>
    <w:multiLevelType w:val="hybridMultilevel"/>
    <w:tmpl w:val="679411FA"/>
    <w:lvl w:ilvl="0" w:tplc="65561B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F7A5EF3"/>
    <w:multiLevelType w:val="hybridMultilevel"/>
    <w:tmpl w:val="C9347EB2"/>
    <w:lvl w:ilvl="0" w:tplc="04090003">
      <w:start w:val="1"/>
      <w:numFmt w:val="bullet"/>
      <w:lvlText w:val=""/>
      <w:lvlJc w:val="left"/>
      <w:pPr>
        <w:tabs>
          <w:tab w:val="num" w:pos="982"/>
        </w:tabs>
        <w:ind w:left="982" w:hanging="420"/>
      </w:pPr>
      <w:rPr>
        <w:rFonts w:ascii="Wingdings" w:hAnsi="Wingdings" w:hint="default"/>
      </w:rPr>
    </w:lvl>
    <w:lvl w:ilvl="1" w:tplc="0409000D">
      <w:start w:val="1"/>
      <w:numFmt w:val="bullet"/>
      <w:lvlText w:val=""/>
      <w:lvlJc w:val="left"/>
      <w:pPr>
        <w:tabs>
          <w:tab w:val="num" w:pos="1402"/>
        </w:tabs>
        <w:ind w:left="1402" w:hanging="420"/>
      </w:pPr>
      <w:rPr>
        <w:rFonts w:ascii="Wingdings" w:hAnsi="Wingdings" w:hint="default"/>
      </w:rPr>
    </w:lvl>
    <w:lvl w:ilvl="2" w:tplc="04090005">
      <w:start w:val="1"/>
      <w:numFmt w:val="bullet"/>
      <w:lvlText w:val=""/>
      <w:lvlJc w:val="left"/>
      <w:pPr>
        <w:tabs>
          <w:tab w:val="num" w:pos="1822"/>
        </w:tabs>
        <w:ind w:left="1822" w:hanging="420"/>
      </w:pPr>
      <w:rPr>
        <w:rFonts w:ascii="Wingdings" w:hAnsi="Wingdings" w:hint="default"/>
      </w:rPr>
    </w:lvl>
    <w:lvl w:ilvl="3" w:tplc="04090001" w:tentative="1">
      <w:start w:val="1"/>
      <w:numFmt w:val="bullet"/>
      <w:lvlText w:val=""/>
      <w:lvlJc w:val="left"/>
      <w:pPr>
        <w:tabs>
          <w:tab w:val="num" w:pos="2242"/>
        </w:tabs>
        <w:ind w:left="2242" w:hanging="420"/>
      </w:pPr>
      <w:rPr>
        <w:rFonts w:ascii="Wingdings" w:hAnsi="Wingdings" w:hint="default"/>
      </w:rPr>
    </w:lvl>
    <w:lvl w:ilvl="4" w:tplc="04090003" w:tentative="1">
      <w:start w:val="1"/>
      <w:numFmt w:val="bullet"/>
      <w:lvlText w:val=""/>
      <w:lvlJc w:val="left"/>
      <w:pPr>
        <w:tabs>
          <w:tab w:val="num" w:pos="2662"/>
        </w:tabs>
        <w:ind w:left="2662" w:hanging="420"/>
      </w:pPr>
      <w:rPr>
        <w:rFonts w:ascii="Wingdings" w:hAnsi="Wingdings" w:hint="default"/>
      </w:rPr>
    </w:lvl>
    <w:lvl w:ilvl="5" w:tplc="04090005" w:tentative="1">
      <w:start w:val="1"/>
      <w:numFmt w:val="bullet"/>
      <w:lvlText w:val=""/>
      <w:lvlJc w:val="left"/>
      <w:pPr>
        <w:tabs>
          <w:tab w:val="num" w:pos="3082"/>
        </w:tabs>
        <w:ind w:left="3082" w:hanging="420"/>
      </w:pPr>
      <w:rPr>
        <w:rFonts w:ascii="Wingdings" w:hAnsi="Wingdings" w:hint="default"/>
      </w:rPr>
    </w:lvl>
    <w:lvl w:ilvl="6" w:tplc="04090001" w:tentative="1">
      <w:start w:val="1"/>
      <w:numFmt w:val="bullet"/>
      <w:lvlText w:val=""/>
      <w:lvlJc w:val="left"/>
      <w:pPr>
        <w:tabs>
          <w:tab w:val="num" w:pos="3502"/>
        </w:tabs>
        <w:ind w:left="3502" w:hanging="420"/>
      </w:pPr>
      <w:rPr>
        <w:rFonts w:ascii="Wingdings" w:hAnsi="Wingdings" w:hint="default"/>
      </w:rPr>
    </w:lvl>
    <w:lvl w:ilvl="7" w:tplc="04090003" w:tentative="1">
      <w:start w:val="1"/>
      <w:numFmt w:val="bullet"/>
      <w:lvlText w:val=""/>
      <w:lvlJc w:val="left"/>
      <w:pPr>
        <w:tabs>
          <w:tab w:val="num" w:pos="3922"/>
        </w:tabs>
        <w:ind w:left="3922" w:hanging="420"/>
      </w:pPr>
      <w:rPr>
        <w:rFonts w:ascii="Wingdings" w:hAnsi="Wingdings" w:hint="default"/>
      </w:rPr>
    </w:lvl>
    <w:lvl w:ilvl="8" w:tplc="04090005" w:tentative="1">
      <w:start w:val="1"/>
      <w:numFmt w:val="bullet"/>
      <w:lvlText w:val=""/>
      <w:lvlJc w:val="left"/>
      <w:pPr>
        <w:tabs>
          <w:tab w:val="num" w:pos="4342"/>
        </w:tabs>
        <w:ind w:left="4342" w:hanging="420"/>
      </w:pPr>
      <w:rPr>
        <w:rFonts w:ascii="Wingdings" w:hAnsi="Wingdings" w:hint="default"/>
      </w:rPr>
    </w:lvl>
  </w:abstractNum>
  <w:abstractNum w:abstractNumId="18">
    <w:nsid w:val="4A7A77AE"/>
    <w:multiLevelType w:val="hybridMultilevel"/>
    <w:tmpl w:val="2A58D1C4"/>
    <w:lvl w:ilvl="0" w:tplc="8934FEAA">
      <w:start w:val="1"/>
      <w:numFmt w:val="bullet"/>
      <w:lvlText w:val=""/>
      <w:lvlJc w:val="left"/>
      <w:pPr>
        <w:tabs>
          <w:tab w:val="num" w:pos="760"/>
        </w:tabs>
        <w:ind w:left="792" w:hanging="372"/>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4D730C77"/>
    <w:multiLevelType w:val="hybridMultilevel"/>
    <w:tmpl w:val="D14A83AE"/>
    <w:lvl w:ilvl="0" w:tplc="04090001">
      <w:start w:val="1"/>
      <w:numFmt w:val="bullet"/>
      <w:lvlText w:val=""/>
      <w:lvlJc w:val="left"/>
      <w:pPr>
        <w:tabs>
          <w:tab w:val="num" w:pos="969"/>
        </w:tabs>
        <w:ind w:left="969" w:hanging="420"/>
      </w:pPr>
      <w:rPr>
        <w:rFonts w:ascii="Wingdings" w:hAnsi="Wingdings" w:hint="default"/>
      </w:rPr>
    </w:lvl>
    <w:lvl w:ilvl="1" w:tplc="04090003" w:tentative="1">
      <w:start w:val="1"/>
      <w:numFmt w:val="bullet"/>
      <w:lvlText w:val=""/>
      <w:lvlJc w:val="left"/>
      <w:pPr>
        <w:tabs>
          <w:tab w:val="num" w:pos="1389"/>
        </w:tabs>
        <w:ind w:left="1389" w:hanging="420"/>
      </w:pPr>
      <w:rPr>
        <w:rFonts w:ascii="Wingdings" w:hAnsi="Wingdings" w:hint="default"/>
      </w:rPr>
    </w:lvl>
    <w:lvl w:ilvl="2" w:tplc="04090005" w:tentative="1">
      <w:start w:val="1"/>
      <w:numFmt w:val="bullet"/>
      <w:lvlText w:val=""/>
      <w:lvlJc w:val="left"/>
      <w:pPr>
        <w:tabs>
          <w:tab w:val="num" w:pos="1809"/>
        </w:tabs>
        <w:ind w:left="1809" w:hanging="420"/>
      </w:pPr>
      <w:rPr>
        <w:rFonts w:ascii="Wingdings" w:hAnsi="Wingdings" w:hint="default"/>
      </w:rPr>
    </w:lvl>
    <w:lvl w:ilvl="3" w:tplc="04090001" w:tentative="1">
      <w:start w:val="1"/>
      <w:numFmt w:val="bullet"/>
      <w:lvlText w:val=""/>
      <w:lvlJc w:val="left"/>
      <w:pPr>
        <w:tabs>
          <w:tab w:val="num" w:pos="2229"/>
        </w:tabs>
        <w:ind w:left="2229" w:hanging="420"/>
      </w:pPr>
      <w:rPr>
        <w:rFonts w:ascii="Wingdings" w:hAnsi="Wingdings" w:hint="default"/>
      </w:rPr>
    </w:lvl>
    <w:lvl w:ilvl="4" w:tplc="04090003" w:tentative="1">
      <w:start w:val="1"/>
      <w:numFmt w:val="bullet"/>
      <w:lvlText w:val=""/>
      <w:lvlJc w:val="left"/>
      <w:pPr>
        <w:tabs>
          <w:tab w:val="num" w:pos="2649"/>
        </w:tabs>
        <w:ind w:left="2649" w:hanging="420"/>
      </w:pPr>
      <w:rPr>
        <w:rFonts w:ascii="Wingdings" w:hAnsi="Wingdings" w:hint="default"/>
      </w:rPr>
    </w:lvl>
    <w:lvl w:ilvl="5" w:tplc="04090005" w:tentative="1">
      <w:start w:val="1"/>
      <w:numFmt w:val="bullet"/>
      <w:lvlText w:val=""/>
      <w:lvlJc w:val="left"/>
      <w:pPr>
        <w:tabs>
          <w:tab w:val="num" w:pos="3069"/>
        </w:tabs>
        <w:ind w:left="3069" w:hanging="420"/>
      </w:pPr>
      <w:rPr>
        <w:rFonts w:ascii="Wingdings" w:hAnsi="Wingdings" w:hint="default"/>
      </w:rPr>
    </w:lvl>
    <w:lvl w:ilvl="6" w:tplc="04090001" w:tentative="1">
      <w:start w:val="1"/>
      <w:numFmt w:val="bullet"/>
      <w:lvlText w:val=""/>
      <w:lvlJc w:val="left"/>
      <w:pPr>
        <w:tabs>
          <w:tab w:val="num" w:pos="3489"/>
        </w:tabs>
        <w:ind w:left="3489" w:hanging="420"/>
      </w:pPr>
      <w:rPr>
        <w:rFonts w:ascii="Wingdings" w:hAnsi="Wingdings" w:hint="default"/>
      </w:rPr>
    </w:lvl>
    <w:lvl w:ilvl="7" w:tplc="04090003" w:tentative="1">
      <w:start w:val="1"/>
      <w:numFmt w:val="bullet"/>
      <w:lvlText w:val=""/>
      <w:lvlJc w:val="left"/>
      <w:pPr>
        <w:tabs>
          <w:tab w:val="num" w:pos="3909"/>
        </w:tabs>
        <w:ind w:left="3909" w:hanging="420"/>
      </w:pPr>
      <w:rPr>
        <w:rFonts w:ascii="Wingdings" w:hAnsi="Wingdings" w:hint="default"/>
      </w:rPr>
    </w:lvl>
    <w:lvl w:ilvl="8" w:tplc="04090005" w:tentative="1">
      <w:start w:val="1"/>
      <w:numFmt w:val="bullet"/>
      <w:lvlText w:val=""/>
      <w:lvlJc w:val="left"/>
      <w:pPr>
        <w:tabs>
          <w:tab w:val="num" w:pos="4329"/>
        </w:tabs>
        <w:ind w:left="4329" w:hanging="420"/>
      </w:pPr>
      <w:rPr>
        <w:rFonts w:ascii="Wingdings" w:hAnsi="Wingdings" w:hint="default"/>
      </w:rPr>
    </w:lvl>
  </w:abstractNum>
  <w:abstractNum w:abstractNumId="20">
    <w:nsid w:val="4F193DD3"/>
    <w:multiLevelType w:val="hybridMultilevel"/>
    <w:tmpl w:val="AA5E798C"/>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5C380E36"/>
    <w:multiLevelType w:val="hybridMultilevel"/>
    <w:tmpl w:val="F45CEEA2"/>
    <w:lvl w:ilvl="0" w:tplc="04090003">
      <w:start w:val="1"/>
      <w:numFmt w:val="bullet"/>
      <w:lvlText w:val=""/>
      <w:lvlJc w:val="left"/>
      <w:pPr>
        <w:tabs>
          <w:tab w:val="num" w:pos="982"/>
        </w:tabs>
        <w:ind w:left="982" w:hanging="420"/>
      </w:pPr>
      <w:rPr>
        <w:rFonts w:ascii="Wingdings" w:hAnsi="Wingdings" w:hint="default"/>
      </w:rPr>
    </w:lvl>
    <w:lvl w:ilvl="1" w:tplc="04090003">
      <w:start w:val="1"/>
      <w:numFmt w:val="bullet"/>
      <w:lvlText w:val=""/>
      <w:lvlJc w:val="left"/>
      <w:pPr>
        <w:tabs>
          <w:tab w:val="num" w:pos="1402"/>
        </w:tabs>
        <w:ind w:left="1402" w:hanging="420"/>
      </w:pPr>
      <w:rPr>
        <w:rFonts w:ascii="Wingdings" w:hAnsi="Wingdings" w:hint="default"/>
      </w:rPr>
    </w:lvl>
    <w:lvl w:ilvl="2" w:tplc="04090005" w:tentative="1">
      <w:start w:val="1"/>
      <w:numFmt w:val="bullet"/>
      <w:lvlText w:val=""/>
      <w:lvlJc w:val="left"/>
      <w:pPr>
        <w:tabs>
          <w:tab w:val="num" w:pos="1822"/>
        </w:tabs>
        <w:ind w:left="1822" w:hanging="420"/>
      </w:pPr>
      <w:rPr>
        <w:rFonts w:ascii="Wingdings" w:hAnsi="Wingdings" w:hint="default"/>
      </w:rPr>
    </w:lvl>
    <w:lvl w:ilvl="3" w:tplc="04090001" w:tentative="1">
      <w:start w:val="1"/>
      <w:numFmt w:val="bullet"/>
      <w:lvlText w:val=""/>
      <w:lvlJc w:val="left"/>
      <w:pPr>
        <w:tabs>
          <w:tab w:val="num" w:pos="2242"/>
        </w:tabs>
        <w:ind w:left="2242" w:hanging="420"/>
      </w:pPr>
      <w:rPr>
        <w:rFonts w:ascii="Wingdings" w:hAnsi="Wingdings" w:hint="default"/>
      </w:rPr>
    </w:lvl>
    <w:lvl w:ilvl="4" w:tplc="04090003" w:tentative="1">
      <w:start w:val="1"/>
      <w:numFmt w:val="bullet"/>
      <w:lvlText w:val=""/>
      <w:lvlJc w:val="left"/>
      <w:pPr>
        <w:tabs>
          <w:tab w:val="num" w:pos="2662"/>
        </w:tabs>
        <w:ind w:left="2662" w:hanging="420"/>
      </w:pPr>
      <w:rPr>
        <w:rFonts w:ascii="Wingdings" w:hAnsi="Wingdings" w:hint="default"/>
      </w:rPr>
    </w:lvl>
    <w:lvl w:ilvl="5" w:tplc="04090005" w:tentative="1">
      <w:start w:val="1"/>
      <w:numFmt w:val="bullet"/>
      <w:lvlText w:val=""/>
      <w:lvlJc w:val="left"/>
      <w:pPr>
        <w:tabs>
          <w:tab w:val="num" w:pos="3082"/>
        </w:tabs>
        <w:ind w:left="3082" w:hanging="420"/>
      </w:pPr>
      <w:rPr>
        <w:rFonts w:ascii="Wingdings" w:hAnsi="Wingdings" w:hint="default"/>
      </w:rPr>
    </w:lvl>
    <w:lvl w:ilvl="6" w:tplc="04090001" w:tentative="1">
      <w:start w:val="1"/>
      <w:numFmt w:val="bullet"/>
      <w:lvlText w:val=""/>
      <w:lvlJc w:val="left"/>
      <w:pPr>
        <w:tabs>
          <w:tab w:val="num" w:pos="3502"/>
        </w:tabs>
        <w:ind w:left="3502" w:hanging="420"/>
      </w:pPr>
      <w:rPr>
        <w:rFonts w:ascii="Wingdings" w:hAnsi="Wingdings" w:hint="default"/>
      </w:rPr>
    </w:lvl>
    <w:lvl w:ilvl="7" w:tplc="04090003" w:tentative="1">
      <w:start w:val="1"/>
      <w:numFmt w:val="bullet"/>
      <w:lvlText w:val=""/>
      <w:lvlJc w:val="left"/>
      <w:pPr>
        <w:tabs>
          <w:tab w:val="num" w:pos="3922"/>
        </w:tabs>
        <w:ind w:left="3922" w:hanging="420"/>
      </w:pPr>
      <w:rPr>
        <w:rFonts w:ascii="Wingdings" w:hAnsi="Wingdings" w:hint="default"/>
      </w:rPr>
    </w:lvl>
    <w:lvl w:ilvl="8" w:tplc="04090005" w:tentative="1">
      <w:start w:val="1"/>
      <w:numFmt w:val="bullet"/>
      <w:lvlText w:val=""/>
      <w:lvlJc w:val="left"/>
      <w:pPr>
        <w:tabs>
          <w:tab w:val="num" w:pos="4342"/>
        </w:tabs>
        <w:ind w:left="4342" w:hanging="420"/>
      </w:pPr>
      <w:rPr>
        <w:rFonts w:ascii="Wingdings" w:hAnsi="Wingdings" w:hint="default"/>
      </w:rPr>
    </w:lvl>
  </w:abstractNum>
  <w:abstractNum w:abstractNumId="22">
    <w:nsid w:val="5DCF107C"/>
    <w:multiLevelType w:val="hybridMultilevel"/>
    <w:tmpl w:val="0FFA286E"/>
    <w:lvl w:ilvl="0" w:tplc="04090003">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7"/>
  </w:num>
  <w:num w:numId="2">
    <w:abstractNumId w:val="6"/>
  </w:num>
  <w:num w:numId="3">
    <w:abstractNumId w:val="2"/>
  </w:num>
  <w:num w:numId="4">
    <w:abstractNumId w:val="3"/>
  </w:num>
  <w:num w:numId="5">
    <w:abstractNumId w:val="4"/>
  </w:num>
  <w:num w:numId="6">
    <w:abstractNumId w:val="12"/>
  </w:num>
  <w:num w:numId="7">
    <w:abstractNumId w:val="19"/>
  </w:num>
  <w:num w:numId="8">
    <w:abstractNumId w:val="0"/>
  </w:num>
  <w:num w:numId="9">
    <w:abstractNumId w:val="9"/>
  </w:num>
  <w:num w:numId="10">
    <w:abstractNumId w:val="10"/>
  </w:num>
  <w:num w:numId="11">
    <w:abstractNumId w:val="20"/>
  </w:num>
  <w:num w:numId="12">
    <w:abstractNumId w:val="1"/>
  </w:num>
  <w:num w:numId="13">
    <w:abstractNumId w:val="5"/>
  </w:num>
  <w:num w:numId="14">
    <w:abstractNumId w:val="8"/>
  </w:num>
  <w:num w:numId="15">
    <w:abstractNumId w:val="22"/>
  </w:num>
  <w:num w:numId="16">
    <w:abstractNumId w:val="14"/>
  </w:num>
  <w:num w:numId="17">
    <w:abstractNumId w:val="11"/>
  </w:num>
  <w:num w:numId="18">
    <w:abstractNumId w:val="15"/>
  </w:num>
  <w:num w:numId="19">
    <w:abstractNumId w:val="13"/>
  </w:num>
  <w:num w:numId="20">
    <w:abstractNumId w:val="17"/>
  </w:num>
  <w:num w:numId="21">
    <w:abstractNumId w:val="21"/>
  </w:num>
  <w:num w:numId="22">
    <w:abstractNumId w:val="18"/>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stylePaneFormatFilter w:val="3F01"/>
  <w:revisionView w:markup="0"/>
  <w:trackRevisions/>
  <w:defaultTabStop w:val="420"/>
  <w:drawingGridVerticalSpacing w:val="156"/>
  <w:displayHorizontalDrawingGridEvery w:val="0"/>
  <w:displayVerticalDrawingGridEvery w:val="2"/>
  <w:characterSpacingControl w:val="compressPunctuation"/>
  <w:hdrShapeDefaults>
    <o:shapedefaults v:ext="edit" spidmax="6146">
      <o:colormenu v:ext="edit" fillcolor="#00b0f0"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49D4"/>
    <w:rsid w:val="000002DC"/>
    <w:rsid w:val="00000775"/>
    <w:rsid w:val="0000149D"/>
    <w:rsid w:val="0000416A"/>
    <w:rsid w:val="000047DE"/>
    <w:rsid w:val="00013706"/>
    <w:rsid w:val="00014AAB"/>
    <w:rsid w:val="00014C45"/>
    <w:rsid w:val="00015949"/>
    <w:rsid w:val="00015C2E"/>
    <w:rsid w:val="00015D49"/>
    <w:rsid w:val="0002180D"/>
    <w:rsid w:val="00023481"/>
    <w:rsid w:val="00024624"/>
    <w:rsid w:val="00024866"/>
    <w:rsid w:val="00024CFA"/>
    <w:rsid w:val="00025CB0"/>
    <w:rsid w:val="000264B2"/>
    <w:rsid w:val="00027BD8"/>
    <w:rsid w:val="00033F18"/>
    <w:rsid w:val="00035368"/>
    <w:rsid w:val="0003571A"/>
    <w:rsid w:val="000360D5"/>
    <w:rsid w:val="0003770B"/>
    <w:rsid w:val="0004218D"/>
    <w:rsid w:val="00044597"/>
    <w:rsid w:val="00044B6C"/>
    <w:rsid w:val="00044F52"/>
    <w:rsid w:val="00045541"/>
    <w:rsid w:val="000478BD"/>
    <w:rsid w:val="00047D6F"/>
    <w:rsid w:val="000508D6"/>
    <w:rsid w:val="0005540A"/>
    <w:rsid w:val="0006215C"/>
    <w:rsid w:val="000649D4"/>
    <w:rsid w:val="00065874"/>
    <w:rsid w:val="00072D76"/>
    <w:rsid w:val="00072F6F"/>
    <w:rsid w:val="000749C2"/>
    <w:rsid w:val="00074BB8"/>
    <w:rsid w:val="0007539D"/>
    <w:rsid w:val="00080142"/>
    <w:rsid w:val="000812D5"/>
    <w:rsid w:val="00081B03"/>
    <w:rsid w:val="00082517"/>
    <w:rsid w:val="00082972"/>
    <w:rsid w:val="00084A89"/>
    <w:rsid w:val="00086946"/>
    <w:rsid w:val="0009041E"/>
    <w:rsid w:val="00090697"/>
    <w:rsid w:val="00092407"/>
    <w:rsid w:val="00092709"/>
    <w:rsid w:val="00093158"/>
    <w:rsid w:val="00093A32"/>
    <w:rsid w:val="00094BC3"/>
    <w:rsid w:val="00095248"/>
    <w:rsid w:val="00096B17"/>
    <w:rsid w:val="000A0E26"/>
    <w:rsid w:val="000A2D87"/>
    <w:rsid w:val="000A324F"/>
    <w:rsid w:val="000A5AD8"/>
    <w:rsid w:val="000A5DD3"/>
    <w:rsid w:val="000A6601"/>
    <w:rsid w:val="000B0066"/>
    <w:rsid w:val="000B23B3"/>
    <w:rsid w:val="000B337C"/>
    <w:rsid w:val="000B3AC0"/>
    <w:rsid w:val="000B3F85"/>
    <w:rsid w:val="000B5D1B"/>
    <w:rsid w:val="000B643E"/>
    <w:rsid w:val="000B7196"/>
    <w:rsid w:val="000C13ED"/>
    <w:rsid w:val="000C5D5E"/>
    <w:rsid w:val="000C75CD"/>
    <w:rsid w:val="000D2B4D"/>
    <w:rsid w:val="000D3026"/>
    <w:rsid w:val="000D4681"/>
    <w:rsid w:val="000D4A6F"/>
    <w:rsid w:val="000D4AC4"/>
    <w:rsid w:val="000D608A"/>
    <w:rsid w:val="000D739A"/>
    <w:rsid w:val="000E01D9"/>
    <w:rsid w:val="000E20F5"/>
    <w:rsid w:val="000E2627"/>
    <w:rsid w:val="000E2E3C"/>
    <w:rsid w:val="000F06C8"/>
    <w:rsid w:val="000F0FC5"/>
    <w:rsid w:val="000F149B"/>
    <w:rsid w:val="000F304F"/>
    <w:rsid w:val="000F403C"/>
    <w:rsid w:val="000F6704"/>
    <w:rsid w:val="000F6854"/>
    <w:rsid w:val="000F68F6"/>
    <w:rsid w:val="000F7D11"/>
    <w:rsid w:val="0010054E"/>
    <w:rsid w:val="00101E73"/>
    <w:rsid w:val="00102D2D"/>
    <w:rsid w:val="001039BC"/>
    <w:rsid w:val="00104CAD"/>
    <w:rsid w:val="00106328"/>
    <w:rsid w:val="001078D3"/>
    <w:rsid w:val="00107A4B"/>
    <w:rsid w:val="001105D2"/>
    <w:rsid w:val="001135D5"/>
    <w:rsid w:val="00116C83"/>
    <w:rsid w:val="001206AF"/>
    <w:rsid w:val="0012080B"/>
    <w:rsid w:val="00120B6E"/>
    <w:rsid w:val="00121D3D"/>
    <w:rsid w:val="00122B28"/>
    <w:rsid w:val="00126269"/>
    <w:rsid w:val="00127F57"/>
    <w:rsid w:val="00130093"/>
    <w:rsid w:val="00134160"/>
    <w:rsid w:val="00134314"/>
    <w:rsid w:val="0013601F"/>
    <w:rsid w:val="00136FAC"/>
    <w:rsid w:val="00137D43"/>
    <w:rsid w:val="00142868"/>
    <w:rsid w:val="00144271"/>
    <w:rsid w:val="0014497E"/>
    <w:rsid w:val="00145684"/>
    <w:rsid w:val="001461CB"/>
    <w:rsid w:val="00147A6D"/>
    <w:rsid w:val="00147EC9"/>
    <w:rsid w:val="00150685"/>
    <w:rsid w:val="0015104B"/>
    <w:rsid w:val="00152960"/>
    <w:rsid w:val="001533AE"/>
    <w:rsid w:val="00154182"/>
    <w:rsid w:val="00154D73"/>
    <w:rsid w:val="00155A02"/>
    <w:rsid w:val="00163105"/>
    <w:rsid w:val="001632A1"/>
    <w:rsid w:val="00175FBA"/>
    <w:rsid w:val="00177D35"/>
    <w:rsid w:val="00177E5B"/>
    <w:rsid w:val="00180C89"/>
    <w:rsid w:val="00181886"/>
    <w:rsid w:val="00182B8C"/>
    <w:rsid w:val="00186823"/>
    <w:rsid w:val="00186AD6"/>
    <w:rsid w:val="00190540"/>
    <w:rsid w:val="0019089D"/>
    <w:rsid w:val="00191EB5"/>
    <w:rsid w:val="00192A4F"/>
    <w:rsid w:val="0019465E"/>
    <w:rsid w:val="001977FC"/>
    <w:rsid w:val="001978E5"/>
    <w:rsid w:val="001A05A2"/>
    <w:rsid w:val="001A0F67"/>
    <w:rsid w:val="001A243C"/>
    <w:rsid w:val="001A3805"/>
    <w:rsid w:val="001A4730"/>
    <w:rsid w:val="001A5645"/>
    <w:rsid w:val="001A6657"/>
    <w:rsid w:val="001A7E49"/>
    <w:rsid w:val="001B022F"/>
    <w:rsid w:val="001B0C8F"/>
    <w:rsid w:val="001B539A"/>
    <w:rsid w:val="001B6EC6"/>
    <w:rsid w:val="001C0147"/>
    <w:rsid w:val="001C1055"/>
    <w:rsid w:val="001C29E9"/>
    <w:rsid w:val="001C2A45"/>
    <w:rsid w:val="001C2B56"/>
    <w:rsid w:val="001C2F20"/>
    <w:rsid w:val="001C497E"/>
    <w:rsid w:val="001C5020"/>
    <w:rsid w:val="001D0171"/>
    <w:rsid w:val="001D26DD"/>
    <w:rsid w:val="001D3623"/>
    <w:rsid w:val="001D50F9"/>
    <w:rsid w:val="001E0861"/>
    <w:rsid w:val="001E2E8D"/>
    <w:rsid w:val="001E448D"/>
    <w:rsid w:val="001F087C"/>
    <w:rsid w:val="001F0D61"/>
    <w:rsid w:val="001F0E5F"/>
    <w:rsid w:val="001F2D24"/>
    <w:rsid w:val="001F3E42"/>
    <w:rsid w:val="001F3FF5"/>
    <w:rsid w:val="001F7410"/>
    <w:rsid w:val="00200089"/>
    <w:rsid w:val="002011DD"/>
    <w:rsid w:val="002018B6"/>
    <w:rsid w:val="00201ABB"/>
    <w:rsid w:val="00201C95"/>
    <w:rsid w:val="0020296B"/>
    <w:rsid w:val="00202BB1"/>
    <w:rsid w:val="002039C3"/>
    <w:rsid w:val="0020542E"/>
    <w:rsid w:val="0020586A"/>
    <w:rsid w:val="00206AD2"/>
    <w:rsid w:val="00206D36"/>
    <w:rsid w:val="00207FD3"/>
    <w:rsid w:val="00212D37"/>
    <w:rsid w:val="00214A7E"/>
    <w:rsid w:val="00215781"/>
    <w:rsid w:val="002166C8"/>
    <w:rsid w:val="00217042"/>
    <w:rsid w:val="00217662"/>
    <w:rsid w:val="00217E17"/>
    <w:rsid w:val="0022021C"/>
    <w:rsid w:val="00224803"/>
    <w:rsid w:val="00225173"/>
    <w:rsid w:val="00233A0A"/>
    <w:rsid w:val="00234477"/>
    <w:rsid w:val="00235002"/>
    <w:rsid w:val="002356DA"/>
    <w:rsid w:val="00237A75"/>
    <w:rsid w:val="00241412"/>
    <w:rsid w:val="0024183E"/>
    <w:rsid w:val="002435C7"/>
    <w:rsid w:val="00246E8D"/>
    <w:rsid w:val="00247339"/>
    <w:rsid w:val="002532D4"/>
    <w:rsid w:val="00253F82"/>
    <w:rsid w:val="0025456B"/>
    <w:rsid w:val="00254809"/>
    <w:rsid w:val="0025601B"/>
    <w:rsid w:val="00256AE0"/>
    <w:rsid w:val="0025793E"/>
    <w:rsid w:val="00262C31"/>
    <w:rsid w:val="002637F6"/>
    <w:rsid w:val="0026682D"/>
    <w:rsid w:val="002672A0"/>
    <w:rsid w:val="00267763"/>
    <w:rsid w:val="00270101"/>
    <w:rsid w:val="00270394"/>
    <w:rsid w:val="0027162D"/>
    <w:rsid w:val="00271F2D"/>
    <w:rsid w:val="00271F97"/>
    <w:rsid w:val="00276003"/>
    <w:rsid w:val="002809E7"/>
    <w:rsid w:val="00282442"/>
    <w:rsid w:val="0028280D"/>
    <w:rsid w:val="00282FE4"/>
    <w:rsid w:val="00283C6E"/>
    <w:rsid w:val="00284F39"/>
    <w:rsid w:val="00287049"/>
    <w:rsid w:val="0029012B"/>
    <w:rsid w:val="0029349F"/>
    <w:rsid w:val="00293594"/>
    <w:rsid w:val="00294A97"/>
    <w:rsid w:val="00295B12"/>
    <w:rsid w:val="002A02C2"/>
    <w:rsid w:val="002A1529"/>
    <w:rsid w:val="002A248E"/>
    <w:rsid w:val="002A365A"/>
    <w:rsid w:val="002A37DB"/>
    <w:rsid w:val="002A5735"/>
    <w:rsid w:val="002A599B"/>
    <w:rsid w:val="002A69FA"/>
    <w:rsid w:val="002A77B0"/>
    <w:rsid w:val="002B5540"/>
    <w:rsid w:val="002B5650"/>
    <w:rsid w:val="002B73D3"/>
    <w:rsid w:val="002C18D0"/>
    <w:rsid w:val="002C2B09"/>
    <w:rsid w:val="002C34EB"/>
    <w:rsid w:val="002C4DB9"/>
    <w:rsid w:val="002C78F4"/>
    <w:rsid w:val="002D0242"/>
    <w:rsid w:val="002D092D"/>
    <w:rsid w:val="002D0DAD"/>
    <w:rsid w:val="002D0F8E"/>
    <w:rsid w:val="002D1F72"/>
    <w:rsid w:val="002D40E9"/>
    <w:rsid w:val="002D6A3E"/>
    <w:rsid w:val="002D6B47"/>
    <w:rsid w:val="002E105C"/>
    <w:rsid w:val="002E1CAA"/>
    <w:rsid w:val="002E22D9"/>
    <w:rsid w:val="002E2931"/>
    <w:rsid w:val="002E3002"/>
    <w:rsid w:val="002E40DB"/>
    <w:rsid w:val="002E450C"/>
    <w:rsid w:val="002E4B96"/>
    <w:rsid w:val="002E6A87"/>
    <w:rsid w:val="002F16ED"/>
    <w:rsid w:val="002F5038"/>
    <w:rsid w:val="002F5822"/>
    <w:rsid w:val="002F626F"/>
    <w:rsid w:val="002F6A8E"/>
    <w:rsid w:val="00300B47"/>
    <w:rsid w:val="00300C06"/>
    <w:rsid w:val="003026DC"/>
    <w:rsid w:val="00302D6D"/>
    <w:rsid w:val="00304519"/>
    <w:rsid w:val="0030563E"/>
    <w:rsid w:val="003056FF"/>
    <w:rsid w:val="00306205"/>
    <w:rsid w:val="00311157"/>
    <w:rsid w:val="00315B81"/>
    <w:rsid w:val="003167FF"/>
    <w:rsid w:val="00321454"/>
    <w:rsid w:val="0032390E"/>
    <w:rsid w:val="0032460A"/>
    <w:rsid w:val="003261C9"/>
    <w:rsid w:val="00326424"/>
    <w:rsid w:val="00330329"/>
    <w:rsid w:val="00334A2B"/>
    <w:rsid w:val="00340615"/>
    <w:rsid w:val="003418E0"/>
    <w:rsid w:val="003419E5"/>
    <w:rsid w:val="0034309B"/>
    <w:rsid w:val="00344507"/>
    <w:rsid w:val="00344DEC"/>
    <w:rsid w:val="00346289"/>
    <w:rsid w:val="003465DD"/>
    <w:rsid w:val="00347555"/>
    <w:rsid w:val="00355485"/>
    <w:rsid w:val="003554FB"/>
    <w:rsid w:val="0035561F"/>
    <w:rsid w:val="003565B1"/>
    <w:rsid w:val="00362113"/>
    <w:rsid w:val="00362676"/>
    <w:rsid w:val="003634BC"/>
    <w:rsid w:val="00363D64"/>
    <w:rsid w:val="00364246"/>
    <w:rsid w:val="00364CF7"/>
    <w:rsid w:val="00365E7E"/>
    <w:rsid w:val="003670B8"/>
    <w:rsid w:val="00367F29"/>
    <w:rsid w:val="00372A39"/>
    <w:rsid w:val="003762D9"/>
    <w:rsid w:val="00376D05"/>
    <w:rsid w:val="00377037"/>
    <w:rsid w:val="003839DB"/>
    <w:rsid w:val="00383ADF"/>
    <w:rsid w:val="00383EC5"/>
    <w:rsid w:val="00385219"/>
    <w:rsid w:val="00385D28"/>
    <w:rsid w:val="00390390"/>
    <w:rsid w:val="00391192"/>
    <w:rsid w:val="003913FE"/>
    <w:rsid w:val="00391A88"/>
    <w:rsid w:val="003928A6"/>
    <w:rsid w:val="00393CAA"/>
    <w:rsid w:val="003967B9"/>
    <w:rsid w:val="003A32E5"/>
    <w:rsid w:val="003A4EC2"/>
    <w:rsid w:val="003A613E"/>
    <w:rsid w:val="003A750D"/>
    <w:rsid w:val="003B19D3"/>
    <w:rsid w:val="003B30CF"/>
    <w:rsid w:val="003B4EDB"/>
    <w:rsid w:val="003B5583"/>
    <w:rsid w:val="003B6746"/>
    <w:rsid w:val="003B7638"/>
    <w:rsid w:val="003B7E55"/>
    <w:rsid w:val="003C1411"/>
    <w:rsid w:val="003C4AFC"/>
    <w:rsid w:val="003C5FF2"/>
    <w:rsid w:val="003C7387"/>
    <w:rsid w:val="003D063A"/>
    <w:rsid w:val="003D7559"/>
    <w:rsid w:val="003E4A1F"/>
    <w:rsid w:val="003F2E7E"/>
    <w:rsid w:val="003F54EA"/>
    <w:rsid w:val="003F5C53"/>
    <w:rsid w:val="003F5EBA"/>
    <w:rsid w:val="003F6A56"/>
    <w:rsid w:val="003F6E27"/>
    <w:rsid w:val="00401340"/>
    <w:rsid w:val="00403C6A"/>
    <w:rsid w:val="004043EA"/>
    <w:rsid w:val="00405512"/>
    <w:rsid w:val="004064A7"/>
    <w:rsid w:val="00412040"/>
    <w:rsid w:val="0041214F"/>
    <w:rsid w:val="0041235F"/>
    <w:rsid w:val="004145FA"/>
    <w:rsid w:val="004148A7"/>
    <w:rsid w:val="00416795"/>
    <w:rsid w:val="00416F77"/>
    <w:rsid w:val="00417E62"/>
    <w:rsid w:val="004207D7"/>
    <w:rsid w:val="00423552"/>
    <w:rsid w:val="004235DD"/>
    <w:rsid w:val="0043097B"/>
    <w:rsid w:val="00430C24"/>
    <w:rsid w:val="004314A8"/>
    <w:rsid w:val="00432706"/>
    <w:rsid w:val="00436FCC"/>
    <w:rsid w:val="0043765D"/>
    <w:rsid w:val="004417A3"/>
    <w:rsid w:val="0044318A"/>
    <w:rsid w:val="0044333D"/>
    <w:rsid w:val="004438EA"/>
    <w:rsid w:val="004460B6"/>
    <w:rsid w:val="0045031E"/>
    <w:rsid w:val="00450FF0"/>
    <w:rsid w:val="004521A7"/>
    <w:rsid w:val="00452333"/>
    <w:rsid w:val="0045387F"/>
    <w:rsid w:val="00454D9E"/>
    <w:rsid w:val="004556E9"/>
    <w:rsid w:val="004608F2"/>
    <w:rsid w:val="00462036"/>
    <w:rsid w:val="00462F41"/>
    <w:rsid w:val="00465ED6"/>
    <w:rsid w:val="00473FBE"/>
    <w:rsid w:val="00481CE5"/>
    <w:rsid w:val="00484A16"/>
    <w:rsid w:val="00484DEC"/>
    <w:rsid w:val="0048524F"/>
    <w:rsid w:val="00486FC8"/>
    <w:rsid w:val="004900A7"/>
    <w:rsid w:val="004903DF"/>
    <w:rsid w:val="00491154"/>
    <w:rsid w:val="004918C7"/>
    <w:rsid w:val="00491BBB"/>
    <w:rsid w:val="00491E07"/>
    <w:rsid w:val="004931E8"/>
    <w:rsid w:val="00494C48"/>
    <w:rsid w:val="0049683C"/>
    <w:rsid w:val="00497B9C"/>
    <w:rsid w:val="004A1941"/>
    <w:rsid w:val="004A229A"/>
    <w:rsid w:val="004A3FC2"/>
    <w:rsid w:val="004A58EA"/>
    <w:rsid w:val="004A7275"/>
    <w:rsid w:val="004A7767"/>
    <w:rsid w:val="004A7F6A"/>
    <w:rsid w:val="004B17FD"/>
    <w:rsid w:val="004B22F4"/>
    <w:rsid w:val="004B3D1F"/>
    <w:rsid w:val="004B4C09"/>
    <w:rsid w:val="004B54E0"/>
    <w:rsid w:val="004B56D4"/>
    <w:rsid w:val="004B6511"/>
    <w:rsid w:val="004B746B"/>
    <w:rsid w:val="004C2C91"/>
    <w:rsid w:val="004C3F23"/>
    <w:rsid w:val="004C610D"/>
    <w:rsid w:val="004D0790"/>
    <w:rsid w:val="004D322E"/>
    <w:rsid w:val="004D5EEE"/>
    <w:rsid w:val="004E03FD"/>
    <w:rsid w:val="004E2C1F"/>
    <w:rsid w:val="004E53A3"/>
    <w:rsid w:val="004E628A"/>
    <w:rsid w:val="004E64CA"/>
    <w:rsid w:val="004E7170"/>
    <w:rsid w:val="004E7D8B"/>
    <w:rsid w:val="004E7DBC"/>
    <w:rsid w:val="004F1FEC"/>
    <w:rsid w:val="004F61D9"/>
    <w:rsid w:val="004F6B2C"/>
    <w:rsid w:val="004F6F60"/>
    <w:rsid w:val="005021FC"/>
    <w:rsid w:val="00502D66"/>
    <w:rsid w:val="00504252"/>
    <w:rsid w:val="00504412"/>
    <w:rsid w:val="00506F6F"/>
    <w:rsid w:val="00510168"/>
    <w:rsid w:val="00511524"/>
    <w:rsid w:val="00514721"/>
    <w:rsid w:val="00515494"/>
    <w:rsid w:val="00515E2C"/>
    <w:rsid w:val="005204DF"/>
    <w:rsid w:val="005213E7"/>
    <w:rsid w:val="00521F51"/>
    <w:rsid w:val="0052232B"/>
    <w:rsid w:val="005231AC"/>
    <w:rsid w:val="00525A57"/>
    <w:rsid w:val="00527F6E"/>
    <w:rsid w:val="00532DA3"/>
    <w:rsid w:val="0053439D"/>
    <w:rsid w:val="005364E2"/>
    <w:rsid w:val="00537248"/>
    <w:rsid w:val="0053766C"/>
    <w:rsid w:val="005408CA"/>
    <w:rsid w:val="00542D53"/>
    <w:rsid w:val="005443AA"/>
    <w:rsid w:val="00544EB9"/>
    <w:rsid w:val="00546BF7"/>
    <w:rsid w:val="00546CC8"/>
    <w:rsid w:val="005473D2"/>
    <w:rsid w:val="0054790F"/>
    <w:rsid w:val="005506CF"/>
    <w:rsid w:val="00551D84"/>
    <w:rsid w:val="00554225"/>
    <w:rsid w:val="00554266"/>
    <w:rsid w:val="00555A47"/>
    <w:rsid w:val="00557D72"/>
    <w:rsid w:val="0056080C"/>
    <w:rsid w:val="0056125F"/>
    <w:rsid w:val="00562044"/>
    <w:rsid w:val="005621F3"/>
    <w:rsid w:val="00565088"/>
    <w:rsid w:val="00565DE9"/>
    <w:rsid w:val="00566C7E"/>
    <w:rsid w:val="00570757"/>
    <w:rsid w:val="00573CF1"/>
    <w:rsid w:val="005742B7"/>
    <w:rsid w:val="00576368"/>
    <w:rsid w:val="00580D75"/>
    <w:rsid w:val="00582A2A"/>
    <w:rsid w:val="0058396C"/>
    <w:rsid w:val="00586B1F"/>
    <w:rsid w:val="0059223E"/>
    <w:rsid w:val="005924BA"/>
    <w:rsid w:val="00593976"/>
    <w:rsid w:val="00594A5A"/>
    <w:rsid w:val="00595724"/>
    <w:rsid w:val="00597372"/>
    <w:rsid w:val="005A0D6E"/>
    <w:rsid w:val="005A1099"/>
    <w:rsid w:val="005A1606"/>
    <w:rsid w:val="005A1D8F"/>
    <w:rsid w:val="005A6A8D"/>
    <w:rsid w:val="005A6CFD"/>
    <w:rsid w:val="005B29D2"/>
    <w:rsid w:val="005B466A"/>
    <w:rsid w:val="005B7B1E"/>
    <w:rsid w:val="005C3131"/>
    <w:rsid w:val="005C3AA9"/>
    <w:rsid w:val="005C3CDD"/>
    <w:rsid w:val="005C3D96"/>
    <w:rsid w:val="005C6B42"/>
    <w:rsid w:val="005D126B"/>
    <w:rsid w:val="005D2EBF"/>
    <w:rsid w:val="005D3A74"/>
    <w:rsid w:val="005D3D79"/>
    <w:rsid w:val="005D6C9E"/>
    <w:rsid w:val="005E0B29"/>
    <w:rsid w:val="005E50D4"/>
    <w:rsid w:val="005E571F"/>
    <w:rsid w:val="005E6736"/>
    <w:rsid w:val="005F2774"/>
    <w:rsid w:val="005F4E37"/>
    <w:rsid w:val="005F5A61"/>
    <w:rsid w:val="005F6CB6"/>
    <w:rsid w:val="005F6FF7"/>
    <w:rsid w:val="005F7E4F"/>
    <w:rsid w:val="006037FD"/>
    <w:rsid w:val="006062E4"/>
    <w:rsid w:val="00607E5A"/>
    <w:rsid w:val="0061261A"/>
    <w:rsid w:val="00613BBE"/>
    <w:rsid w:val="0061731B"/>
    <w:rsid w:val="00617FA4"/>
    <w:rsid w:val="006208CE"/>
    <w:rsid w:val="00621F63"/>
    <w:rsid w:val="00623E17"/>
    <w:rsid w:val="00625391"/>
    <w:rsid w:val="00625988"/>
    <w:rsid w:val="00625A19"/>
    <w:rsid w:val="006266C5"/>
    <w:rsid w:val="006331DE"/>
    <w:rsid w:val="0063380A"/>
    <w:rsid w:val="00635A06"/>
    <w:rsid w:val="00637B8B"/>
    <w:rsid w:val="00637C70"/>
    <w:rsid w:val="00637DFE"/>
    <w:rsid w:val="00641FDD"/>
    <w:rsid w:val="00643F77"/>
    <w:rsid w:val="00644402"/>
    <w:rsid w:val="00645391"/>
    <w:rsid w:val="00651C00"/>
    <w:rsid w:val="006558E5"/>
    <w:rsid w:val="00657BE5"/>
    <w:rsid w:val="006634F3"/>
    <w:rsid w:val="006645C2"/>
    <w:rsid w:val="00664DE4"/>
    <w:rsid w:val="006661FB"/>
    <w:rsid w:val="006662DF"/>
    <w:rsid w:val="00667EA8"/>
    <w:rsid w:val="006704E7"/>
    <w:rsid w:val="00670A65"/>
    <w:rsid w:val="006719B2"/>
    <w:rsid w:val="0069310E"/>
    <w:rsid w:val="0069393F"/>
    <w:rsid w:val="006942BA"/>
    <w:rsid w:val="006A286F"/>
    <w:rsid w:val="006A791D"/>
    <w:rsid w:val="006B0145"/>
    <w:rsid w:val="006B2F2A"/>
    <w:rsid w:val="006B3797"/>
    <w:rsid w:val="006B4A0D"/>
    <w:rsid w:val="006B54DB"/>
    <w:rsid w:val="006B667C"/>
    <w:rsid w:val="006C0D40"/>
    <w:rsid w:val="006C11F7"/>
    <w:rsid w:val="006C7505"/>
    <w:rsid w:val="006C7815"/>
    <w:rsid w:val="006D13CE"/>
    <w:rsid w:val="006D209A"/>
    <w:rsid w:val="006D3BCB"/>
    <w:rsid w:val="006D4084"/>
    <w:rsid w:val="006D5ABC"/>
    <w:rsid w:val="006D6066"/>
    <w:rsid w:val="006D62CD"/>
    <w:rsid w:val="006D7158"/>
    <w:rsid w:val="006E18D2"/>
    <w:rsid w:val="006E3211"/>
    <w:rsid w:val="006E3D2A"/>
    <w:rsid w:val="006E4081"/>
    <w:rsid w:val="006E4261"/>
    <w:rsid w:val="006F0C94"/>
    <w:rsid w:val="006F131A"/>
    <w:rsid w:val="006F2173"/>
    <w:rsid w:val="006F3FE0"/>
    <w:rsid w:val="006F6844"/>
    <w:rsid w:val="00700045"/>
    <w:rsid w:val="00703846"/>
    <w:rsid w:val="00704371"/>
    <w:rsid w:val="00705E44"/>
    <w:rsid w:val="007078CC"/>
    <w:rsid w:val="007136D3"/>
    <w:rsid w:val="00715510"/>
    <w:rsid w:val="00716C36"/>
    <w:rsid w:val="00716FE8"/>
    <w:rsid w:val="0071742D"/>
    <w:rsid w:val="00720A1B"/>
    <w:rsid w:val="00720BCA"/>
    <w:rsid w:val="00721958"/>
    <w:rsid w:val="007226FA"/>
    <w:rsid w:val="00726D1F"/>
    <w:rsid w:val="00730600"/>
    <w:rsid w:val="00730D5E"/>
    <w:rsid w:val="007346A0"/>
    <w:rsid w:val="007350D4"/>
    <w:rsid w:val="00736033"/>
    <w:rsid w:val="00741F28"/>
    <w:rsid w:val="00745D0F"/>
    <w:rsid w:val="007468C7"/>
    <w:rsid w:val="00747111"/>
    <w:rsid w:val="007471C0"/>
    <w:rsid w:val="007471CB"/>
    <w:rsid w:val="007478CA"/>
    <w:rsid w:val="00751D16"/>
    <w:rsid w:val="00752243"/>
    <w:rsid w:val="0075325A"/>
    <w:rsid w:val="00753F5E"/>
    <w:rsid w:val="00760B10"/>
    <w:rsid w:val="00763B7A"/>
    <w:rsid w:val="00764778"/>
    <w:rsid w:val="00764A0C"/>
    <w:rsid w:val="007658FA"/>
    <w:rsid w:val="00766382"/>
    <w:rsid w:val="00766AD2"/>
    <w:rsid w:val="00766C23"/>
    <w:rsid w:val="00774786"/>
    <w:rsid w:val="00774E91"/>
    <w:rsid w:val="007769CD"/>
    <w:rsid w:val="00776BB7"/>
    <w:rsid w:val="00777B54"/>
    <w:rsid w:val="00777F29"/>
    <w:rsid w:val="00777F56"/>
    <w:rsid w:val="00780168"/>
    <w:rsid w:val="00780571"/>
    <w:rsid w:val="00780607"/>
    <w:rsid w:val="00782507"/>
    <w:rsid w:val="00782682"/>
    <w:rsid w:val="00783514"/>
    <w:rsid w:val="00783FD2"/>
    <w:rsid w:val="00790BE2"/>
    <w:rsid w:val="007919FF"/>
    <w:rsid w:val="007931A2"/>
    <w:rsid w:val="007955DD"/>
    <w:rsid w:val="00796569"/>
    <w:rsid w:val="0079656D"/>
    <w:rsid w:val="007A35C1"/>
    <w:rsid w:val="007A3A1F"/>
    <w:rsid w:val="007A3D74"/>
    <w:rsid w:val="007A54A2"/>
    <w:rsid w:val="007A643F"/>
    <w:rsid w:val="007A6455"/>
    <w:rsid w:val="007A6A4B"/>
    <w:rsid w:val="007B2A18"/>
    <w:rsid w:val="007B2FEF"/>
    <w:rsid w:val="007B3622"/>
    <w:rsid w:val="007B5456"/>
    <w:rsid w:val="007B5687"/>
    <w:rsid w:val="007C1308"/>
    <w:rsid w:val="007C23BF"/>
    <w:rsid w:val="007C2EBA"/>
    <w:rsid w:val="007C32BD"/>
    <w:rsid w:val="007C543C"/>
    <w:rsid w:val="007C5454"/>
    <w:rsid w:val="007C6D0D"/>
    <w:rsid w:val="007C7E81"/>
    <w:rsid w:val="007D036D"/>
    <w:rsid w:val="007D0BAF"/>
    <w:rsid w:val="007D4983"/>
    <w:rsid w:val="007D6A53"/>
    <w:rsid w:val="007D6E95"/>
    <w:rsid w:val="007E0BAA"/>
    <w:rsid w:val="007E290D"/>
    <w:rsid w:val="007E2B6B"/>
    <w:rsid w:val="007E3D35"/>
    <w:rsid w:val="007E4FF8"/>
    <w:rsid w:val="007E7292"/>
    <w:rsid w:val="007F19E6"/>
    <w:rsid w:val="007F211E"/>
    <w:rsid w:val="007F3DE2"/>
    <w:rsid w:val="007F4D17"/>
    <w:rsid w:val="007F6245"/>
    <w:rsid w:val="007F7769"/>
    <w:rsid w:val="00800232"/>
    <w:rsid w:val="00800B14"/>
    <w:rsid w:val="00801428"/>
    <w:rsid w:val="00803118"/>
    <w:rsid w:val="008038FE"/>
    <w:rsid w:val="00803D98"/>
    <w:rsid w:val="00805C37"/>
    <w:rsid w:val="0080718E"/>
    <w:rsid w:val="00807A41"/>
    <w:rsid w:val="0081072D"/>
    <w:rsid w:val="00810F08"/>
    <w:rsid w:val="00811266"/>
    <w:rsid w:val="00812086"/>
    <w:rsid w:val="00813347"/>
    <w:rsid w:val="00813371"/>
    <w:rsid w:val="008156CA"/>
    <w:rsid w:val="00817647"/>
    <w:rsid w:val="00821091"/>
    <w:rsid w:val="008219F0"/>
    <w:rsid w:val="008233C5"/>
    <w:rsid w:val="00823EB7"/>
    <w:rsid w:val="00824ED5"/>
    <w:rsid w:val="00825221"/>
    <w:rsid w:val="00827D38"/>
    <w:rsid w:val="0083042B"/>
    <w:rsid w:val="00833FE4"/>
    <w:rsid w:val="00834394"/>
    <w:rsid w:val="00836031"/>
    <w:rsid w:val="008364D2"/>
    <w:rsid w:val="008367CA"/>
    <w:rsid w:val="008379A8"/>
    <w:rsid w:val="00841615"/>
    <w:rsid w:val="008449A8"/>
    <w:rsid w:val="0085073D"/>
    <w:rsid w:val="008538BE"/>
    <w:rsid w:val="008553A0"/>
    <w:rsid w:val="008558F7"/>
    <w:rsid w:val="0085663A"/>
    <w:rsid w:val="00857619"/>
    <w:rsid w:val="00857ACB"/>
    <w:rsid w:val="0086092C"/>
    <w:rsid w:val="00860C6F"/>
    <w:rsid w:val="00861A50"/>
    <w:rsid w:val="0086224E"/>
    <w:rsid w:val="008623DF"/>
    <w:rsid w:val="00862E99"/>
    <w:rsid w:val="0086494E"/>
    <w:rsid w:val="00865DDF"/>
    <w:rsid w:val="008673B0"/>
    <w:rsid w:val="008722CD"/>
    <w:rsid w:val="00872BFE"/>
    <w:rsid w:val="00872C19"/>
    <w:rsid w:val="00872E11"/>
    <w:rsid w:val="00873C25"/>
    <w:rsid w:val="0087551F"/>
    <w:rsid w:val="008757C9"/>
    <w:rsid w:val="00875A7D"/>
    <w:rsid w:val="008771A4"/>
    <w:rsid w:val="00877AEA"/>
    <w:rsid w:val="00880C6C"/>
    <w:rsid w:val="00881CC1"/>
    <w:rsid w:val="00884750"/>
    <w:rsid w:val="0088701A"/>
    <w:rsid w:val="0088750D"/>
    <w:rsid w:val="008879BF"/>
    <w:rsid w:val="00890165"/>
    <w:rsid w:val="008928B9"/>
    <w:rsid w:val="00894F0E"/>
    <w:rsid w:val="008963C7"/>
    <w:rsid w:val="00896F83"/>
    <w:rsid w:val="008971E9"/>
    <w:rsid w:val="008A2425"/>
    <w:rsid w:val="008A247F"/>
    <w:rsid w:val="008A547D"/>
    <w:rsid w:val="008A5B8E"/>
    <w:rsid w:val="008A5C23"/>
    <w:rsid w:val="008A68E1"/>
    <w:rsid w:val="008A71A8"/>
    <w:rsid w:val="008B2393"/>
    <w:rsid w:val="008B587C"/>
    <w:rsid w:val="008B6794"/>
    <w:rsid w:val="008C147F"/>
    <w:rsid w:val="008C1DCD"/>
    <w:rsid w:val="008C3A9A"/>
    <w:rsid w:val="008C4636"/>
    <w:rsid w:val="008C50AA"/>
    <w:rsid w:val="008C52F9"/>
    <w:rsid w:val="008C77DF"/>
    <w:rsid w:val="008C7A49"/>
    <w:rsid w:val="008D097E"/>
    <w:rsid w:val="008D0B11"/>
    <w:rsid w:val="008D0D44"/>
    <w:rsid w:val="008E0459"/>
    <w:rsid w:val="008E0A51"/>
    <w:rsid w:val="008E1962"/>
    <w:rsid w:val="008E205A"/>
    <w:rsid w:val="008E2663"/>
    <w:rsid w:val="008E2A30"/>
    <w:rsid w:val="008E33C4"/>
    <w:rsid w:val="008E4BAC"/>
    <w:rsid w:val="008E51D2"/>
    <w:rsid w:val="008E629B"/>
    <w:rsid w:val="008F29B9"/>
    <w:rsid w:val="008F2E17"/>
    <w:rsid w:val="008F2FB3"/>
    <w:rsid w:val="008F38E9"/>
    <w:rsid w:val="008F5896"/>
    <w:rsid w:val="008F638B"/>
    <w:rsid w:val="00901280"/>
    <w:rsid w:val="009017BB"/>
    <w:rsid w:val="00903214"/>
    <w:rsid w:val="0090427D"/>
    <w:rsid w:val="009046FB"/>
    <w:rsid w:val="00904896"/>
    <w:rsid w:val="009069A7"/>
    <w:rsid w:val="00906F7E"/>
    <w:rsid w:val="00907822"/>
    <w:rsid w:val="0091022A"/>
    <w:rsid w:val="00911D2A"/>
    <w:rsid w:val="00912863"/>
    <w:rsid w:val="0091442E"/>
    <w:rsid w:val="00914E1C"/>
    <w:rsid w:val="00917D66"/>
    <w:rsid w:val="0092289C"/>
    <w:rsid w:val="00923674"/>
    <w:rsid w:val="00924C9E"/>
    <w:rsid w:val="00926A53"/>
    <w:rsid w:val="00931117"/>
    <w:rsid w:val="00931802"/>
    <w:rsid w:val="00932731"/>
    <w:rsid w:val="0093394E"/>
    <w:rsid w:val="009343E0"/>
    <w:rsid w:val="009348CB"/>
    <w:rsid w:val="00934C00"/>
    <w:rsid w:val="00935FC0"/>
    <w:rsid w:val="009364C7"/>
    <w:rsid w:val="00937CBE"/>
    <w:rsid w:val="009401FC"/>
    <w:rsid w:val="009429CF"/>
    <w:rsid w:val="00946615"/>
    <w:rsid w:val="00947978"/>
    <w:rsid w:val="00950AE5"/>
    <w:rsid w:val="00952CDA"/>
    <w:rsid w:val="00957E7B"/>
    <w:rsid w:val="00961623"/>
    <w:rsid w:val="009625C6"/>
    <w:rsid w:val="00963F0C"/>
    <w:rsid w:val="00965E8F"/>
    <w:rsid w:val="00966C77"/>
    <w:rsid w:val="0097031B"/>
    <w:rsid w:val="0097178A"/>
    <w:rsid w:val="00971821"/>
    <w:rsid w:val="0097209C"/>
    <w:rsid w:val="00972C65"/>
    <w:rsid w:val="00973614"/>
    <w:rsid w:val="00974F05"/>
    <w:rsid w:val="00974F07"/>
    <w:rsid w:val="00975313"/>
    <w:rsid w:val="0097627D"/>
    <w:rsid w:val="009764A3"/>
    <w:rsid w:val="00976B91"/>
    <w:rsid w:val="0097720A"/>
    <w:rsid w:val="0097788B"/>
    <w:rsid w:val="0098067B"/>
    <w:rsid w:val="00980F72"/>
    <w:rsid w:val="0098301C"/>
    <w:rsid w:val="00983E2B"/>
    <w:rsid w:val="00983EEF"/>
    <w:rsid w:val="00985BCA"/>
    <w:rsid w:val="0098678A"/>
    <w:rsid w:val="00993D61"/>
    <w:rsid w:val="00995656"/>
    <w:rsid w:val="009A1376"/>
    <w:rsid w:val="009A31C6"/>
    <w:rsid w:val="009A4BD9"/>
    <w:rsid w:val="009A5793"/>
    <w:rsid w:val="009A6EF7"/>
    <w:rsid w:val="009B0911"/>
    <w:rsid w:val="009B09E0"/>
    <w:rsid w:val="009B0A94"/>
    <w:rsid w:val="009B0F61"/>
    <w:rsid w:val="009B1725"/>
    <w:rsid w:val="009B321A"/>
    <w:rsid w:val="009B4BDE"/>
    <w:rsid w:val="009B6193"/>
    <w:rsid w:val="009B7F3A"/>
    <w:rsid w:val="009C0B2F"/>
    <w:rsid w:val="009C5248"/>
    <w:rsid w:val="009C66D4"/>
    <w:rsid w:val="009C6784"/>
    <w:rsid w:val="009D0AC6"/>
    <w:rsid w:val="009D11E6"/>
    <w:rsid w:val="009D33D9"/>
    <w:rsid w:val="009D367A"/>
    <w:rsid w:val="009D3A67"/>
    <w:rsid w:val="009D76E7"/>
    <w:rsid w:val="009E08AD"/>
    <w:rsid w:val="009E0EA4"/>
    <w:rsid w:val="009E19C9"/>
    <w:rsid w:val="009E1CC2"/>
    <w:rsid w:val="009E2A5A"/>
    <w:rsid w:val="009E533E"/>
    <w:rsid w:val="009E7F71"/>
    <w:rsid w:val="009F1CE4"/>
    <w:rsid w:val="009F342C"/>
    <w:rsid w:val="009F4531"/>
    <w:rsid w:val="009F5A1D"/>
    <w:rsid w:val="00A01E8C"/>
    <w:rsid w:val="00A02C6F"/>
    <w:rsid w:val="00A0362D"/>
    <w:rsid w:val="00A05C3A"/>
    <w:rsid w:val="00A10671"/>
    <w:rsid w:val="00A10E1C"/>
    <w:rsid w:val="00A111BA"/>
    <w:rsid w:val="00A13BD5"/>
    <w:rsid w:val="00A13C05"/>
    <w:rsid w:val="00A14590"/>
    <w:rsid w:val="00A14996"/>
    <w:rsid w:val="00A14F6B"/>
    <w:rsid w:val="00A20214"/>
    <w:rsid w:val="00A22BBB"/>
    <w:rsid w:val="00A24A58"/>
    <w:rsid w:val="00A24C41"/>
    <w:rsid w:val="00A2501C"/>
    <w:rsid w:val="00A25587"/>
    <w:rsid w:val="00A3157C"/>
    <w:rsid w:val="00A32855"/>
    <w:rsid w:val="00A32980"/>
    <w:rsid w:val="00A347D1"/>
    <w:rsid w:val="00A37B46"/>
    <w:rsid w:val="00A40C0F"/>
    <w:rsid w:val="00A43294"/>
    <w:rsid w:val="00A44839"/>
    <w:rsid w:val="00A45127"/>
    <w:rsid w:val="00A47B6A"/>
    <w:rsid w:val="00A503A7"/>
    <w:rsid w:val="00A50BB1"/>
    <w:rsid w:val="00A5272C"/>
    <w:rsid w:val="00A536E8"/>
    <w:rsid w:val="00A54811"/>
    <w:rsid w:val="00A57369"/>
    <w:rsid w:val="00A60B29"/>
    <w:rsid w:val="00A627B0"/>
    <w:rsid w:val="00A62933"/>
    <w:rsid w:val="00A63E6C"/>
    <w:rsid w:val="00A64A12"/>
    <w:rsid w:val="00A6680F"/>
    <w:rsid w:val="00A66AD7"/>
    <w:rsid w:val="00A7007D"/>
    <w:rsid w:val="00A709CB"/>
    <w:rsid w:val="00A7112F"/>
    <w:rsid w:val="00A71762"/>
    <w:rsid w:val="00A71907"/>
    <w:rsid w:val="00A7394E"/>
    <w:rsid w:val="00A76495"/>
    <w:rsid w:val="00A815F7"/>
    <w:rsid w:val="00A825DF"/>
    <w:rsid w:val="00A836C1"/>
    <w:rsid w:val="00A83C01"/>
    <w:rsid w:val="00A85642"/>
    <w:rsid w:val="00A86E2A"/>
    <w:rsid w:val="00A87213"/>
    <w:rsid w:val="00A87AD8"/>
    <w:rsid w:val="00A901DF"/>
    <w:rsid w:val="00A95C8F"/>
    <w:rsid w:val="00A970C7"/>
    <w:rsid w:val="00AA0773"/>
    <w:rsid w:val="00AA100E"/>
    <w:rsid w:val="00AA1C43"/>
    <w:rsid w:val="00AA4A4D"/>
    <w:rsid w:val="00AB1C40"/>
    <w:rsid w:val="00AC79CC"/>
    <w:rsid w:val="00AD012E"/>
    <w:rsid w:val="00AD3C4A"/>
    <w:rsid w:val="00AD4D78"/>
    <w:rsid w:val="00AE0D02"/>
    <w:rsid w:val="00AE0D81"/>
    <w:rsid w:val="00AE1B1E"/>
    <w:rsid w:val="00AE29E9"/>
    <w:rsid w:val="00AF011D"/>
    <w:rsid w:val="00AF0580"/>
    <w:rsid w:val="00AF05CA"/>
    <w:rsid w:val="00AF1A09"/>
    <w:rsid w:val="00AF2BA9"/>
    <w:rsid w:val="00AF3A05"/>
    <w:rsid w:val="00AF51F3"/>
    <w:rsid w:val="00B027CD"/>
    <w:rsid w:val="00B06531"/>
    <w:rsid w:val="00B06E74"/>
    <w:rsid w:val="00B0760A"/>
    <w:rsid w:val="00B07B6C"/>
    <w:rsid w:val="00B119EF"/>
    <w:rsid w:val="00B133EE"/>
    <w:rsid w:val="00B145D4"/>
    <w:rsid w:val="00B14720"/>
    <w:rsid w:val="00B148AA"/>
    <w:rsid w:val="00B14FAF"/>
    <w:rsid w:val="00B177E5"/>
    <w:rsid w:val="00B22000"/>
    <w:rsid w:val="00B2319C"/>
    <w:rsid w:val="00B2451A"/>
    <w:rsid w:val="00B2525A"/>
    <w:rsid w:val="00B34061"/>
    <w:rsid w:val="00B34198"/>
    <w:rsid w:val="00B34846"/>
    <w:rsid w:val="00B3691F"/>
    <w:rsid w:val="00B40056"/>
    <w:rsid w:val="00B40426"/>
    <w:rsid w:val="00B509F4"/>
    <w:rsid w:val="00B50BF7"/>
    <w:rsid w:val="00B5182A"/>
    <w:rsid w:val="00B526D5"/>
    <w:rsid w:val="00B54CBF"/>
    <w:rsid w:val="00B5790E"/>
    <w:rsid w:val="00B609FC"/>
    <w:rsid w:val="00B61A65"/>
    <w:rsid w:val="00B65080"/>
    <w:rsid w:val="00B65CF3"/>
    <w:rsid w:val="00B7080B"/>
    <w:rsid w:val="00B70D64"/>
    <w:rsid w:val="00B728B7"/>
    <w:rsid w:val="00B740C8"/>
    <w:rsid w:val="00B75500"/>
    <w:rsid w:val="00B75D38"/>
    <w:rsid w:val="00B76B67"/>
    <w:rsid w:val="00B80117"/>
    <w:rsid w:val="00B807A3"/>
    <w:rsid w:val="00B82A44"/>
    <w:rsid w:val="00B85A37"/>
    <w:rsid w:val="00B86271"/>
    <w:rsid w:val="00B87BBB"/>
    <w:rsid w:val="00B90C64"/>
    <w:rsid w:val="00B90D7C"/>
    <w:rsid w:val="00B92A21"/>
    <w:rsid w:val="00B949CC"/>
    <w:rsid w:val="00B9627B"/>
    <w:rsid w:val="00B97BD7"/>
    <w:rsid w:val="00BA1D7C"/>
    <w:rsid w:val="00BA489B"/>
    <w:rsid w:val="00BA625A"/>
    <w:rsid w:val="00BA7B4E"/>
    <w:rsid w:val="00BB1EEC"/>
    <w:rsid w:val="00BB2FB7"/>
    <w:rsid w:val="00BB33E5"/>
    <w:rsid w:val="00BB40B0"/>
    <w:rsid w:val="00BB423F"/>
    <w:rsid w:val="00BB5121"/>
    <w:rsid w:val="00BC04A9"/>
    <w:rsid w:val="00BC31B2"/>
    <w:rsid w:val="00BC372B"/>
    <w:rsid w:val="00BC7A4D"/>
    <w:rsid w:val="00BD0CD5"/>
    <w:rsid w:val="00BD1B6B"/>
    <w:rsid w:val="00BD2F4F"/>
    <w:rsid w:val="00BE0988"/>
    <w:rsid w:val="00BE0B7F"/>
    <w:rsid w:val="00BE1C8D"/>
    <w:rsid w:val="00BE2A67"/>
    <w:rsid w:val="00BE2C91"/>
    <w:rsid w:val="00BE3747"/>
    <w:rsid w:val="00BE4546"/>
    <w:rsid w:val="00BE5B85"/>
    <w:rsid w:val="00BE5DE8"/>
    <w:rsid w:val="00BE652B"/>
    <w:rsid w:val="00BE7316"/>
    <w:rsid w:val="00BF0399"/>
    <w:rsid w:val="00BF117B"/>
    <w:rsid w:val="00BF141A"/>
    <w:rsid w:val="00BF22A9"/>
    <w:rsid w:val="00BF2314"/>
    <w:rsid w:val="00BF3485"/>
    <w:rsid w:val="00BF7536"/>
    <w:rsid w:val="00BF77CE"/>
    <w:rsid w:val="00C005A8"/>
    <w:rsid w:val="00C032E6"/>
    <w:rsid w:val="00C042E4"/>
    <w:rsid w:val="00C04A90"/>
    <w:rsid w:val="00C06D18"/>
    <w:rsid w:val="00C10815"/>
    <w:rsid w:val="00C1098E"/>
    <w:rsid w:val="00C11FD3"/>
    <w:rsid w:val="00C139BD"/>
    <w:rsid w:val="00C14A8C"/>
    <w:rsid w:val="00C1563A"/>
    <w:rsid w:val="00C164D5"/>
    <w:rsid w:val="00C16958"/>
    <w:rsid w:val="00C16C8E"/>
    <w:rsid w:val="00C17431"/>
    <w:rsid w:val="00C174C7"/>
    <w:rsid w:val="00C2004E"/>
    <w:rsid w:val="00C202D9"/>
    <w:rsid w:val="00C318B2"/>
    <w:rsid w:val="00C32358"/>
    <w:rsid w:val="00C32A78"/>
    <w:rsid w:val="00C32DA1"/>
    <w:rsid w:val="00C33133"/>
    <w:rsid w:val="00C33B6A"/>
    <w:rsid w:val="00C36739"/>
    <w:rsid w:val="00C407C5"/>
    <w:rsid w:val="00C40893"/>
    <w:rsid w:val="00C420A7"/>
    <w:rsid w:val="00C421C5"/>
    <w:rsid w:val="00C42B7D"/>
    <w:rsid w:val="00C46568"/>
    <w:rsid w:val="00C47F67"/>
    <w:rsid w:val="00C510A0"/>
    <w:rsid w:val="00C517C3"/>
    <w:rsid w:val="00C52718"/>
    <w:rsid w:val="00C532DD"/>
    <w:rsid w:val="00C53D55"/>
    <w:rsid w:val="00C54BEB"/>
    <w:rsid w:val="00C54FE6"/>
    <w:rsid w:val="00C56584"/>
    <w:rsid w:val="00C56756"/>
    <w:rsid w:val="00C57967"/>
    <w:rsid w:val="00C60B20"/>
    <w:rsid w:val="00C61462"/>
    <w:rsid w:val="00C628F9"/>
    <w:rsid w:val="00C6440C"/>
    <w:rsid w:val="00C64C9C"/>
    <w:rsid w:val="00C671C8"/>
    <w:rsid w:val="00C70A3C"/>
    <w:rsid w:val="00C71070"/>
    <w:rsid w:val="00C71E04"/>
    <w:rsid w:val="00C7214E"/>
    <w:rsid w:val="00C72467"/>
    <w:rsid w:val="00C73EF1"/>
    <w:rsid w:val="00C7662D"/>
    <w:rsid w:val="00C8074B"/>
    <w:rsid w:val="00C819B1"/>
    <w:rsid w:val="00C84002"/>
    <w:rsid w:val="00C8598F"/>
    <w:rsid w:val="00C85B33"/>
    <w:rsid w:val="00C8707D"/>
    <w:rsid w:val="00C937A0"/>
    <w:rsid w:val="00C96692"/>
    <w:rsid w:val="00C97406"/>
    <w:rsid w:val="00CA18AB"/>
    <w:rsid w:val="00CA2913"/>
    <w:rsid w:val="00CA2A61"/>
    <w:rsid w:val="00CA3B8C"/>
    <w:rsid w:val="00CA3D21"/>
    <w:rsid w:val="00CA49A4"/>
    <w:rsid w:val="00CA6675"/>
    <w:rsid w:val="00CA71CF"/>
    <w:rsid w:val="00CB1400"/>
    <w:rsid w:val="00CB232B"/>
    <w:rsid w:val="00CB3A56"/>
    <w:rsid w:val="00CB54B5"/>
    <w:rsid w:val="00CB551E"/>
    <w:rsid w:val="00CB6F03"/>
    <w:rsid w:val="00CC4B91"/>
    <w:rsid w:val="00CC7325"/>
    <w:rsid w:val="00CD13F6"/>
    <w:rsid w:val="00CD2A3F"/>
    <w:rsid w:val="00CD506D"/>
    <w:rsid w:val="00CD6D19"/>
    <w:rsid w:val="00CE191B"/>
    <w:rsid w:val="00CE3D77"/>
    <w:rsid w:val="00CE5A11"/>
    <w:rsid w:val="00CE631F"/>
    <w:rsid w:val="00CF0280"/>
    <w:rsid w:val="00CF1F45"/>
    <w:rsid w:val="00CF22E3"/>
    <w:rsid w:val="00CF497A"/>
    <w:rsid w:val="00D007AB"/>
    <w:rsid w:val="00D03388"/>
    <w:rsid w:val="00D063FD"/>
    <w:rsid w:val="00D101B9"/>
    <w:rsid w:val="00D12D1C"/>
    <w:rsid w:val="00D14626"/>
    <w:rsid w:val="00D168C2"/>
    <w:rsid w:val="00D16AA3"/>
    <w:rsid w:val="00D17759"/>
    <w:rsid w:val="00D2180D"/>
    <w:rsid w:val="00D24571"/>
    <w:rsid w:val="00D25918"/>
    <w:rsid w:val="00D30403"/>
    <w:rsid w:val="00D30840"/>
    <w:rsid w:val="00D3100B"/>
    <w:rsid w:val="00D3218B"/>
    <w:rsid w:val="00D342E3"/>
    <w:rsid w:val="00D36E14"/>
    <w:rsid w:val="00D377BE"/>
    <w:rsid w:val="00D41B1E"/>
    <w:rsid w:val="00D434E9"/>
    <w:rsid w:val="00D43CDC"/>
    <w:rsid w:val="00D4410C"/>
    <w:rsid w:val="00D44AE0"/>
    <w:rsid w:val="00D46403"/>
    <w:rsid w:val="00D47316"/>
    <w:rsid w:val="00D51F90"/>
    <w:rsid w:val="00D5315C"/>
    <w:rsid w:val="00D5329C"/>
    <w:rsid w:val="00D53DF9"/>
    <w:rsid w:val="00D54AB3"/>
    <w:rsid w:val="00D5512B"/>
    <w:rsid w:val="00D5518D"/>
    <w:rsid w:val="00D56364"/>
    <w:rsid w:val="00D6041E"/>
    <w:rsid w:val="00D61628"/>
    <w:rsid w:val="00D62A7A"/>
    <w:rsid w:val="00D63CC2"/>
    <w:rsid w:val="00D67558"/>
    <w:rsid w:val="00D6795B"/>
    <w:rsid w:val="00D67AF6"/>
    <w:rsid w:val="00D67C4D"/>
    <w:rsid w:val="00D67FD4"/>
    <w:rsid w:val="00D70914"/>
    <w:rsid w:val="00D718FE"/>
    <w:rsid w:val="00D71AA3"/>
    <w:rsid w:val="00D754F7"/>
    <w:rsid w:val="00D76940"/>
    <w:rsid w:val="00D76D10"/>
    <w:rsid w:val="00D76EFA"/>
    <w:rsid w:val="00D77F43"/>
    <w:rsid w:val="00D83A97"/>
    <w:rsid w:val="00D861AC"/>
    <w:rsid w:val="00D86AF9"/>
    <w:rsid w:val="00D878F5"/>
    <w:rsid w:val="00D91FA3"/>
    <w:rsid w:val="00D92003"/>
    <w:rsid w:val="00D9252A"/>
    <w:rsid w:val="00D927C0"/>
    <w:rsid w:val="00D92CA2"/>
    <w:rsid w:val="00D946DA"/>
    <w:rsid w:val="00D95F53"/>
    <w:rsid w:val="00D96154"/>
    <w:rsid w:val="00D976C5"/>
    <w:rsid w:val="00DA16E5"/>
    <w:rsid w:val="00DA1CF7"/>
    <w:rsid w:val="00DA31CB"/>
    <w:rsid w:val="00DA3EDB"/>
    <w:rsid w:val="00DA5B7D"/>
    <w:rsid w:val="00DA66D2"/>
    <w:rsid w:val="00DA6CB2"/>
    <w:rsid w:val="00DA6E41"/>
    <w:rsid w:val="00DB036D"/>
    <w:rsid w:val="00DB052B"/>
    <w:rsid w:val="00DB54E5"/>
    <w:rsid w:val="00DB78A7"/>
    <w:rsid w:val="00DC1266"/>
    <w:rsid w:val="00DC17B3"/>
    <w:rsid w:val="00DC2538"/>
    <w:rsid w:val="00DC28AB"/>
    <w:rsid w:val="00DC40F1"/>
    <w:rsid w:val="00DC51C1"/>
    <w:rsid w:val="00DC5548"/>
    <w:rsid w:val="00DC7715"/>
    <w:rsid w:val="00DD0674"/>
    <w:rsid w:val="00DD1E85"/>
    <w:rsid w:val="00DD30C0"/>
    <w:rsid w:val="00DD3991"/>
    <w:rsid w:val="00DD3E5D"/>
    <w:rsid w:val="00DD407F"/>
    <w:rsid w:val="00DD42AA"/>
    <w:rsid w:val="00DD5F87"/>
    <w:rsid w:val="00DE0E98"/>
    <w:rsid w:val="00DE1639"/>
    <w:rsid w:val="00DE1858"/>
    <w:rsid w:val="00DE2616"/>
    <w:rsid w:val="00DE3149"/>
    <w:rsid w:val="00DE3A40"/>
    <w:rsid w:val="00DF1A5A"/>
    <w:rsid w:val="00DF39F7"/>
    <w:rsid w:val="00DF616A"/>
    <w:rsid w:val="00DF6519"/>
    <w:rsid w:val="00E00CFB"/>
    <w:rsid w:val="00E01B58"/>
    <w:rsid w:val="00E02A03"/>
    <w:rsid w:val="00E0345C"/>
    <w:rsid w:val="00E0345D"/>
    <w:rsid w:val="00E0349B"/>
    <w:rsid w:val="00E044F0"/>
    <w:rsid w:val="00E04E4E"/>
    <w:rsid w:val="00E0519B"/>
    <w:rsid w:val="00E0550A"/>
    <w:rsid w:val="00E06BF6"/>
    <w:rsid w:val="00E10FAC"/>
    <w:rsid w:val="00E11221"/>
    <w:rsid w:val="00E1203B"/>
    <w:rsid w:val="00E1311E"/>
    <w:rsid w:val="00E13AEF"/>
    <w:rsid w:val="00E170E5"/>
    <w:rsid w:val="00E20464"/>
    <w:rsid w:val="00E2237A"/>
    <w:rsid w:val="00E22F83"/>
    <w:rsid w:val="00E23C0D"/>
    <w:rsid w:val="00E23E3D"/>
    <w:rsid w:val="00E25627"/>
    <w:rsid w:val="00E26B6A"/>
    <w:rsid w:val="00E26D4A"/>
    <w:rsid w:val="00E33FE6"/>
    <w:rsid w:val="00E340F7"/>
    <w:rsid w:val="00E34652"/>
    <w:rsid w:val="00E36413"/>
    <w:rsid w:val="00E3701B"/>
    <w:rsid w:val="00E37E3F"/>
    <w:rsid w:val="00E40ABA"/>
    <w:rsid w:val="00E41720"/>
    <w:rsid w:val="00E41F62"/>
    <w:rsid w:val="00E424F9"/>
    <w:rsid w:val="00E427FA"/>
    <w:rsid w:val="00E42834"/>
    <w:rsid w:val="00E429FA"/>
    <w:rsid w:val="00E43BBF"/>
    <w:rsid w:val="00E43DCF"/>
    <w:rsid w:val="00E448FA"/>
    <w:rsid w:val="00E4578C"/>
    <w:rsid w:val="00E53D4D"/>
    <w:rsid w:val="00E54486"/>
    <w:rsid w:val="00E5744A"/>
    <w:rsid w:val="00E61A38"/>
    <w:rsid w:val="00E62FAC"/>
    <w:rsid w:val="00E63EB7"/>
    <w:rsid w:val="00E64890"/>
    <w:rsid w:val="00E6585A"/>
    <w:rsid w:val="00E66802"/>
    <w:rsid w:val="00E7030B"/>
    <w:rsid w:val="00E71A6A"/>
    <w:rsid w:val="00E72CAE"/>
    <w:rsid w:val="00E80446"/>
    <w:rsid w:val="00E806A3"/>
    <w:rsid w:val="00E91667"/>
    <w:rsid w:val="00E94BC6"/>
    <w:rsid w:val="00E94F88"/>
    <w:rsid w:val="00E9557B"/>
    <w:rsid w:val="00E979BC"/>
    <w:rsid w:val="00EA1163"/>
    <w:rsid w:val="00EA20BE"/>
    <w:rsid w:val="00EA3D47"/>
    <w:rsid w:val="00EA44E9"/>
    <w:rsid w:val="00EA7787"/>
    <w:rsid w:val="00EA7BF3"/>
    <w:rsid w:val="00EB22B1"/>
    <w:rsid w:val="00EB2AA0"/>
    <w:rsid w:val="00EB392D"/>
    <w:rsid w:val="00EB3C98"/>
    <w:rsid w:val="00EB50AD"/>
    <w:rsid w:val="00EB52ED"/>
    <w:rsid w:val="00EB59A3"/>
    <w:rsid w:val="00EB5C2B"/>
    <w:rsid w:val="00EB5DBD"/>
    <w:rsid w:val="00EB60CB"/>
    <w:rsid w:val="00EB61B8"/>
    <w:rsid w:val="00EB7E3E"/>
    <w:rsid w:val="00EC2179"/>
    <w:rsid w:val="00EC2EB7"/>
    <w:rsid w:val="00EC3FFB"/>
    <w:rsid w:val="00EC57AE"/>
    <w:rsid w:val="00EC6DAC"/>
    <w:rsid w:val="00EC7E2D"/>
    <w:rsid w:val="00EC7F2F"/>
    <w:rsid w:val="00ED30CC"/>
    <w:rsid w:val="00ED4A28"/>
    <w:rsid w:val="00ED4B38"/>
    <w:rsid w:val="00ED759A"/>
    <w:rsid w:val="00EE1AC2"/>
    <w:rsid w:val="00EE1FF6"/>
    <w:rsid w:val="00EE3182"/>
    <w:rsid w:val="00EE32D6"/>
    <w:rsid w:val="00EE3407"/>
    <w:rsid w:val="00EE4DAF"/>
    <w:rsid w:val="00EE54F9"/>
    <w:rsid w:val="00EE5B59"/>
    <w:rsid w:val="00EF09C0"/>
    <w:rsid w:val="00EF11AB"/>
    <w:rsid w:val="00EF1781"/>
    <w:rsid w:val="00EF1D41"/>
    <w:rsid w:val="00EF4418"/>
    <w:rsid w:val="00EF6141"/>
    <w:rsid w:val="00F013F4"/>
    <w:rsid w:val="00F031B5"/>
    <w:rsid w:val="00F03AD7"/>
    <w:rsid w:val="00F0435E"/>
    <w:rsid w:val="00F04F92"/>
    <w:rsid w:val="00F06679"/>
    <w:rsid w:val="00F06D53"/>
    <w:rsid w:val="00F0711A"/>
    <w:rsid w:val="00F13570"/>
    <w:rsid w:val="00F1363D"/>
    <w:rsid w:val="00F144A8"/>
    <w:rsid w:val="00F14554"/>
    <w:rsid w:val="00F15149"/>
    <w:rsid w:val="00F20F5D"/>
    <w:rsid w:val="00F213FE"/>
    <w:rsid w:val="00F2537C"/>
    <w:rsid w:val="00F26910"/>
    <w:rsid w:val="00F2708D"/>
    <w:rsid w:val="00F27825"/>
    <w:rsid w:val="00F27C0F"/>
    <w:rsid w:val="00F3037C"/>
    <w:rsid w:val="00F31084"/>
    <w:rsid w:val="00F33975"/>
    <w:rsid w:val="00F33ED4"/>
    <w:rsid w:val="00F36734"/>
    <w:rsid w:val="00F36EFB"/>
    <w:rsid w:val="00F409B9"/>
    <w:rsid w:val="00F43A24"/>
    <w:rsid w:val="00F5125B"/>
    <w:rsid w:val="00F53EF8"/>
    <w:rsid w:val="00F54936"/>
    <w:rsid w:val="00F563C5"/>
    <w:rsid w:val="00F569AC"/>
    <w:rsid w:val="00F57D5D"/>
    <w:rsid w:val="00F60D5B"/>
    <w:rsid w:val="00F64AA6"/>
    <w:rsid w:val="00F7018C"/>
    <w:rsid w:val="00F70527"/>
    <w:rsid w:val="00F73CA2"/>
    <w:rsid w:val="00F74894"/>
    <w:rsid w:val="00F751D3"/>
    <w:rsid w:val="00F75A99"/>
    <w:rsid w:val="00F77C61"/>
    <w:rsid w:val="00F80C10"/>
    <w:rsid w:val="00F80FE4"/>
    <w:rsid w:val="00F81FA0"/>
    <w:rsid w:val="00F86768"/>
    <w:rsid w:val="00F867D6"/>
    <w:rsid w:val="00F86D07"/>
    <w:rsid w:val="00F86E6C"/>
    <w:rsid w:val="00F9227C"/>
    <w:rsid w:val="00F94DE1"/>
    <w:rsid w:val="00F959F4"/>
    <w:rsid w:val="00F95CE5"/>
    <w:rsid w:val="00F96D0C"/>
    <w:rsid w:val="00F96F16"/>
    <w:rsid w:val="00FA115C"/>
    <w:rsid w:val="00FA285B"/>
    <w:rsid w:val="00FA2B91"/>
    <w:rsid w:val="00FB2916"/>
    <w:rsid w:val="00FB2B8A"/>
    <w:rsid w:val="00FB383B"/>
    <w:rsid w:val="00FB3986"/>
    <w:rsid w:val="00FB45F2"/>
    <w:rsid w:val="00FB6EF3"/>
    <w:rsid w:val="00FC0F22"/>
    <w:rsid w:val="00FC158E"/>
    <w:rsid w:val="00FC1A7C"/>
    <w:rsid w:val="00FC1D5C"/>
    <w:rsid w:val="00FC4349"/>
    <w:rsid w:val="00FC6434"/>
    <w:rsid w:val="00FD1CDB"/>
    <w:rsid w:val="00FD49A8"/>
    <w:rsid w:val="00FD506C"/>
    <w:rsid w:val="00FD7723"/>
    <w:rsid w:val="00FE052D"/>
    <w:rsid w:val="00FE0567"/>
    <w:rsid w:val="00FE06A5"/>
    <w:rsid w:val="00FE25A0"/>
    <w:rsid w:val="00FE29A2"/>
    <w:rsid w:val="00FE3B7A"/>
    <w:rsid w:val="00FE4A0D"/>
    <w:rsid w:val="00FE4C73"/>
    <w:rsid w:val="00FE71CD"/>
    <w:rsid w:val="00FE79A4"/>
    <w:rsid w:val="00FF0638"/>
    <w:rsid w:val="00FF0EBD"/>
    <w:rsid w:val="00FF22D0"/>
    <w:rsid w:val="00FF4047"/>
    <w:rsid w:val="00FF482A"/>
    <w:rsid w:val="00FF70E1"/>
    <w:rsid w:val="00FF7D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6146">
      <o:colormenu v:ext="edit" fillcolor="#00b0f0"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13347"/>
    <w:pPr>
      <w:widowControl w:val="0"/>
      <w:jc w:val="both"/>
    </w:pPr>
    <w:rPr>
      <w:kern w:val="2"/>
      <w:sz w:val="21"/>
      <w:szCs w:val="24"/>
    </w:rPr>
  </w:style>
  <w:style w:type="paragraph" w:styleId="30">
    <w:name w:val="heading 3"/>
    <w:basedOn w:val="a"/>
    <w:next w:val="a"/>
    <w:qFormat/>
    <w:rsid w:val="00BA1D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H4Titre4RefHeading1rh1Headingsqlsect12344th">
    <w:name w:val="样式 标题 4H4Titre4Ref Heading 1rh1Heading sqlsect 1.2.3.44th..."/>
    <w:basedOn w:val="30"/>
    <w:autoRedefine/>
    <w:rsid w:val="00BA1D7C"/>
    <w:pPr>
      <w:numPr>
        <w:ilvl w:val="2"/>
        <w:numId w:val="1"/>
      </w:numPr>
    </w:pPr>
  </w:style>
  <w:style w:type="paragraph" w:customStyle="1" w:styleId="3">
    <w:name w:val="样式3"/>
    <w:basedOn w:val="30"/>
    <w:autoRedefine/>
    <w:rsid w:val="00BA1D7C"/>
    <w:pPr>
      <w:numPr>
        <w:ilvl w:val="2"/>
        <w:numId w:val="2"/>
      </w:numPr>
    </w:pPr>
  </w:style>
  <w:style w:type="character" w:styleId="a3">
    <w:name w:val="Hyperlink"/>
    <w:basedOn w:val="a0"/>
    <w:rsid w:val="000649D4"/>
    <w:rPr>
      <w:strike w:val="0"/>
      <w:dstrike w:val="0"/>
      <w:color w:val="0000FF"/>
      <w:u w:val="none"/>
      <w:effect w:val="none"/>
    </w:rPr>
  </w:style>
  <w:style w:type="paragraph" w:styleId="a4">
    <w:name w:val="Normal (Web)"/>
    <w:basedOn w:val="a"/>
    <w:rsid w:val="000649D4"/>
    <w:pPr>
      <w:widowControl/>
      <w:spacing w:before="100" w:beforeAutospacing="1" w:after="100" w:afterAutospacing="1"/>
      <w:jc w:val="left"/>
    </w:pPr>
    <w:rPr>
      <w:rFonts w:ascii="宋体" w:hAnsi="宋体" w:cs="宋体"/>
      <w:kern w:val="0"/>
      <w:sz w:val="24"/>
    </w:rPr>
  </w:style>
  <w:style w:type="paragraph" w:customStyle="1" w:styleId="p0">
    <w:name w:val="p0"/>
    <w:basedOn w:val="a"/>
    <w:rsid w:val="00EB3C98"/>
    <w:pPr>
      <w:widowControl/>
    </w:pPr>
    <w:rPr>
      <w:kern w:val="0"/>
      <w:szCs w:val="21"/>
    </w:rPr>
  </w:style>
  <w:style w:type="paragraph" w:styleId="a5">
    <w:name w:val="List Paragraph"/>
    <w:basedOn w:val="a"/>
    <w:qFormat/>
    <w:rsid w:val="00E72CAE"/>
    <w:pPr>
      <w:ind w:firstLineChars="200" w:firstLine="420"/>
    </w:pPr>
    <w:rPr>
      <w:rFonts w:ascii="Calibri" w:hAnsi="Calibri"/>
      <w:szCs w:val="22"/>
    </w:rPr>
  </w:style>
  <w:style w:type="paragraph" w:customStyle="1" w:styleId="Char1CharCharChar">
    <w:name w:val="Char1 Char Char Char"/>
    <w:basedOn w:val="a6"/>
    <w:autoRedefine/>
    <w:rsid w:val="00CB3A56"/>
    <w:pPr>
      <w:adjustRightInd w:val="0"/>
      <w:spacing w:line="436" w:lineRule="exact"/>
      <w:ind w:left="357"/>
      <w:jc w:val="left"/>
      <w:outlineLvl w:val="3"/>
    </w:pPr>
    <w:rPr>
      <w:rFonts w:ascii="Tahoma" w:eastAsia="楷体_GB2312" w:hAnsi="Tahoma"/>
      <w:b/>
      <w:kern w:val="0"/>
      <w:sz w:val="24"/>
    </w:rPr>
  </w:style>
  <w:style w:type="paragraph" w:styleId="a6">
    <w:name w:val="Document Map"/>
    <w:basedOn w:val="a"/>
    <w:semiHidden/>
    <w:rsid w:val="00CB3A56"/>
    <w:pPr>
      <w:shd w:val="clear" w:color="auto" w:fill="000080"/>
    </w:pPr>
  </w:style>
  <w:style w:type="paragraph" w:customStyle="1" w:styleId="1520301">
    <w:name w:val="样式 样式 样式 小四 行距: 1.5 倍行距 + 首行缩进:  2 字符 段前: 0.3 行 + 三号 加粗 段前: 0....1"/>
    <w:basedOn w:val="a"/>
    <w:rsid w:val="00FD49A8"/>
    <w:pPr>
      <w:numPr>
        <w:numId w:val="6"/>
      </w:numPr>
      <w:snapToGrid w:val="0"/>
      <w:spacing w:line="300" w:lineRule="auto"/>
      <w:ind w:firstLineChars="200" w:firstLine="200"/>
    </w:pPr>
    <w:rPr>
      <w:rFonts w:cs="宋体"/>
      <w:b/>
      <w:bCs/>
      <w:sz w:val="32"/>
      <w:szCs w:val="20"/>
    </w:rPr>
  </w:style>
  <w:style w:type="paragraph" w:styleId="1">
    <w:name w:val="toc 1"/>
    <w:basedOn w:val="a"/>
    <w:next w:val="a"/>
    <w:rsid w:val="001A7E49"/>
    <w:pPr>
      <w:widowControl/>
      <w:tabs>
        <w:tab w:val="right" w:leader="dot" w:pos="9000"/>
      </w:tabs>
      <w:adjustRightInd w:val="0"/>
      <w:snapToGrid w:val="0"/>
      <w:spacing w:line="300" w:lineRule="auto"/>
      <w:ind w:firstLine="2"/>
      <w:jc w:val="left"/>
    </w:pPr>
    <w:rPr>
      <w:rFonts w:eastAsia="仿宋_GB2312"/>
      <w:b/>
      <w:caps/>
      <w:kern w:val="0"/>
      <w:sz w:val="44"/>
      <w:szCs w:val="20"/>
    </w:rPr>
  </w:style>
  <w:style w:type="paragraph" w:styleId="a7">
    <w:name w:val="Balloon Text"/>
    <w:basedOn w:val="a"/>
    <w:semiHidden/>
    <w:rsid w:val="00811266"/>
    <w:rPr>
      <w:sz w:val="18"/>
      <w:szCs w:val="18"/>
    </w:rPr>
  </w:style>
  <w:style w:type="character" w:customStyle="1" w:styleId="title11">
    <w:name w:val="title11"/>
    <w:basedOn w:val="a0"/>
    <w:rsid w:val="000D4A6F"/>
    <w:rPr>
      <w:color w:val="333333"/>
      <w:sz w:val="21"/>
      <w:szCs w:val="21"/>
    </w:rPr>
  </w:style>
  <w:style w:type="paragraph" w:customStyle="1" w:styleId="Char">
    <w:name w:val="Char"/>
    <w:basedOn w:val="a"/>
    <w:rsid w:val="007A6A4B"/>
    <w:pPr>
      <w:widowControl/>
      <w:spacing w:after="160" w:line="240" w:lineRule="exact"/>
      <w:jc w:val="left"/>
    </w:pPr>
    <w:rPr>
      <w:rFonts w:ascii="Verdana" w:hAnsi="Verdana"/>
      <w:kern w:val="0"/>
      <w:sz w:val="20"/>
      <w:szCs w:val="20"/>
      <w:lang w:eastAsia="en-US"/>
    </w:rPr>
  </w:style>
  <w:style w:type="paragraph" w:customStyle="1" w:styleId="CharCharChar1CharCharCharCharCharCharChar">
    <w:name w:val="Char Char Char1 Char Char Char Char Char Char Char"/>
    <w:basedOn w:val="a"/>
    <w:autoRedefine/>
    <w:rsid w:val="00554225"/>
    <w:pPr>
      <w:widowControl/>
      <w:snapToGrid w:val="0"/>
      <w:spacing w:after="160" w:line="300" w:lineRule="auto"/>
      <w:jc w:val="left"/>
    </w:pPr>
    <w:rPr>
      <w:rFonts w:ascii="仿宋_GB2312" w:eastAsia="黑体" w:hAnsi="Verdana"/>
      <w:kern w:val="0"/>
      <w:sz w:val="28"/>
      <w:szCs w:val="28"/>
      <w:lang w:eastAsia="en-US"/>
    </w:rPr>
  </w:style>
  <w:style w:type="character" w:customStyle="1" w:styleId="apple-style-span">
    <w:name w:val="apple-style-span"/>
    <w:basedOn w:val="a0"/>
    <w:rsid w:val="006B3797"/>
  </w:style>
  <w:style w:type="paragraph" w:customStyle="1" w:styleId="10">
    <w:name w:val="列出段落1"/>
    <w:basedOn w:val="a"/>
    <w:rsid w:val="00D927C0"/>
    <w:pPr>
      <w:ind w:firstLineChars="200" w:firstLine="420"/>
    </w:pPr>
    <w:rPr>
      <w:rFonts w:ascii="Calibri" w:hAnsi="Calibri"/>
      <w:szCs w:val="22"/>
    </w:rPr>
  </w:style>
  <w:style w:type="character" w:customStyle="1" w:styleId="shorttext">
    <w:name w:val="short_text"/>
    <w:basedOn w:val="a0"/>
    <w:rsid w:val="00D927C0"/>
    <w:rPr>
      <w:rFonts w:cs="Times New Roman"/>
    </w:rPr>
  </w:style>
  <w:style w:type="character" w:customStyle="1" w:styleId="hps">
    <w:name w:val="hps"/>
    <w:basedOn w:val="a0"/>
    <w:rsid w:val="00D927C0"/>
    <w:rPr>
      <w:rFonts w:cs="Times New Roman"/>
    </w:rPr>
  </w:style>
  <w:style w:type="character" w:customStyle="1" w:styleId="headline-content2">
    <w:name w:val="headline-content2"/>
    <w:basedOn w:val="a0"/>
    <w:rsid w:val="008C3A9A"/>
  </w:style>
  <w:style w:type="character" w:styleId="a8">
    <w:name w:val="Strong"/>
    <w:basedOn w:val="a0"/>
    <w:qFormat/>
    <w:rsid w:val="007C543C"/>
    <w:rPr>
      <w:b/>
      <w:bCs/>
    </w:rPr>
  </w:style>
  <w:style w:type="paragraph" w:styleId="a9">
    <w:name w:val="header"/>
    <w:basedOn w:val="a"/>
    <w:rsid w:val="007F6245"/>
    <w:pPr>
      <w:pBdr>
        <w:bottom w:val="single" w:sz="6" w:space="1" w:color="auto"/>
      </w:pBdr>
      <w:tabs>
        <w:tab w:val="center" w:pos="4153"/>
        <w:tab w:val="right" w:pos="8306"/>
      </w:tabs>
      <w:snapToGrid w:val="0"/>
      <w:jc w:val="center"/>
    </w:pPr>
    <w:rPr>
      <w:sz w:val="18"/>
      <w:szCs w:val="18"/>
    </w:rPr>
  </w:style>
  <w:style w:type="paragraph" w:styleId="aa">
    <w:name w:val="footer"/>
    <w:basedOn w:val="a"/>
    <w:rsid w:val="007F6245"/>
    <w:pPr>
      <w:tabs>
        <w:tab w:val="center" w:pos="4153"/>
        <w:tab w:val="right" w:pos="8306"/>
      </w:tabs>
      <w:snapToGrid w:val="0"/>
      <w:jc w:val="left"/>
    </w:pPr>
    <w:rPr>
      <w:sz w:val="18"/>
      <w:szCs w:val="18"/>
    </w:rPr>
  </w:style>
  <w:style w:type="character" w:styleId="ab">
    <w:name w:val="page number"/>
    <w:basedOn w:val="a0"/>
    <w:rsid w:val="00777B54"/>
  </w:style>
</w:styles>
</file>

<file path=word/webSettings.xml><?xml version="1.0" encoding="utf-8"?>
<w:webSettings xmlns:r="http://schemas.openxmlformats.org/officeDocument/2006/relationships" xmlns:w="http://schemas.openxmlformats.org/wordprocessingml/2006/main">
  <w:divs>
    <w:div w:id="65961946">
      <w:bodyDiv w:val="1"/>
      <w:marLeft w:val="0"/>
      <w:marRight w:val="0"/>
      <w:marTop w:val="0"/>
      <w:marBottom w:val="0"/>
      <w:divBdr>
        <w:top w:val="none" w:sz="0" w:space="0" w:color="auto"/>
        <w:left w:val="none" w:sz="0" w:space="0" w:color="auto"/>
        <w:bottom w:val="none" w:sz="0" w:space="0" w:color="auto"/>
        <w:right w:val="none" w:sz="0" w:space="0" w:color="auto"/>
      </w:divBdr>
      <w:divsChild>
        <w:div w:id="1427506276">
          <w:marLeft w:val="0"/>
          <w:marRight w:val="0"/>
          <w:marTop w:val="0"/>
          <w:marBottom w:val="0"/>
          <w:divBdr>
            <w:top w:val="none" w:sz="0" w:space="0" w:color="auto"/>
            <w:left w:val="none" w:sz="0" w:space="0" w:color="auto"/>
            <w:bottom w:val="none" w:sz="0" w:space="0" w:color="auto"/>
            <w:right w:val="none" w:sz="0" w:space="0" w:color="auto"/>
          </w:divBdr>
          <w:divsChild>
            <w:div w:id="578294360">
              <w:marLeft w:val="120"/>
              <w:marRight w:val="0"/>
              <w:marTop w:val="0"/>
              <w:marBottom w:val="0"/>
              <w:divBdr>
                <w:top w:val="none" w:sz="0" w:space="0" w:color="auto"/>
                <w:left w:val="none" w:sz="0" w:space="0" w:color="auto"/>
                <w:bottom w:val="none" w:sz="0" w:space="0" w:color="auto"/>
                <w:right w:val="none" w:sz="0" w:space="0" w:color="auto"/>
              </w:divBdr>
              <w:divsChild>
                <w:div w:id="1071585463">
                  <w:marLeft w:val="240"/>
                  <w:marRight w:val="0"/>
                  <w:marTop w:val="0"/>
                  <w:marBottom w:val="360"/>
                  <w:divBdr>
                    <w:top w:val="none" w:sz="0" w:space="0" w:color="auto"/>
                    <w:left w:val="none" w:sz="0" w:space="0" w:color="auto"/>
                    <w:bottom w:val="none" w:sz="0" w:space="0" w:color="auto"/>
                    <w:right w:val="none" w:sz="0" w:space="0" w:color="auto"/>
                  </w:divBdr>
                  <w:divsChild>
                    <w:div w:id="2103598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2224966">
                          <w:marLeft w:val="0"/>
                          <w:marRight w:val="0"/>
                          <w:marTop w:val="120"/>
                          <w:marBottom w:val="0"/>
                          <w:divBdr>
                            <w:top w:val="none" w:sz="0" w:space="0" w:color="auto"/>
                            <w:left w:val="none" w:sz="0" w:space="0" w:color="auto"/>
                            <w:bottom w:val="none" w:sz="0" w:space="0" w:color="auto"/>
                            <w:right w:val="none" w:sz="0" w:space="0" w:color="auto"/>
                          </w:divBdr>
                        </w:div>
                        <w:div w:id="11542511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356464">
      <w:bodyDiv w:val="1"/>
      <w:marLeft w:val="0"/>
      <w:marRight w:val="0"/>
      <w:marTop w:val="0"/>
      <w:marBottom w:val="0"/>
      <w:divBdr>
        <w:top w:val="none" w:sz="0" w:space="0" w:color="auto"/>
        <w:left w:val="none" w:sz="0" w:space="0" w:color="auto"/>
        <w:bottom w:val="none" w:sz="0" w:space="0" w:color="auto"/>
        <w:right w:val="none" w:sz="0" w:space="0" w:color="auto"/>
      </w:divBdr>
      <w:divsChild>
        <w:div w:id="1270549822">
          <w:marLeft w:val="0"/>
          <w:marRight w:val="0"/>
          <w:marTop w:val="0"/>
          <w:marBottom w:val="0"/>
          <w:divBdr>
            <w:top w:val="none" w:sz="0" w:space="0" w:color="auto"/>
            <w:left w:val="none" w:sz="0" w:space="0" w:color="auto"/>
            <w:bottom w:val="none" w:sz="0" w:space="0" w:color="auto"/>
            <w:right w:val="none" w:sz="0" w:space="0" w:color="auto"/>
          </w:divBdr>
        </w:div>
      </w:divsChild>
    </w:div>
    <w:div w:id="638724967">
      <w:bodyDiv w:val="1"/>
      <w:marLeft w:val="0"/>
      <w:marRight w:val="0"/>
      <w:marTop w:val="0"/>
      <w:marBottom w:val="0"/>
      <w:divBdr>
        <w:top w:val="none" w:sz="0" w:space="0" w:color="auto"/>
        <w:left w:val="none" w:sz="0" w:space="0" w:color="auto"/>
        <w:bottom w:val="none" w:sz="0" w:space="0" w:color="auto"/>
        <w:right w:val="none" w:sz="0" w:space="0" w:color="auto"/>
      </w:divBdr>
      <w:divsChild>
        <w:div w:id="66347953">
          <w:marLeft w:val="0"/>
          <w:marRight w:val="0"/>
          <w:marTop w:val="0"/>
          <w:marBottom w:val="0"/>
          <w:divBdr>
            <w:top w:val="none" w:sz="0" w:space="0" w:color="auto"/>
            <w:left w:val="none" w:sz="0" w:space="0" w:color="auto"/>
            <w:bottom w:val="none" w:sz="0" w:space="0" w:color="auto"/>
            <w:right w:val="none" w:sz="0" w:space="0" w:color="auto"/>
          </w:divBdr>
          <w:divsChild>
            <w:div w:id="1991981100">
              <w:marLeft w:val="0"/>
              <w:marRight w:val="0"/>
              <w:marTop w:val="0"/>
              <w:marBottom w:val="0"/>
              <w:divBdr>
                <w:top w:val="none" w:sz="0" w:space="0" w:color="auto"/>
                <w:left w:val="none" w:sz="0" w:space="0" w:color="auto"/>
                <w:bottom w:val="none" w:sz="0" w:space="0" w:color="auto"/>
                <w:right w:val="none" w:sz="0" w:space="0" w:color="auto"/>
              </w:divBdr>
              <w:divsChild>
                <w:div w:id="1171070574">
                  <w:marLeft w:val="0"/>
                  <w:marRight w:val="0"/>
                  <w:marTop w:val="0"/>
                  <w:marBottom w:val="0"/>
                  <w:divBdr>
                    <w:top w:val="none" w:sz="0" w:space="0" w:color="auto"/>
                    <w:left w:val="none" w:sz="0" w:space="0" w:color="auto"/>
                    <w:bottom w:val="none" w:sz="0" w:space="0" w:color="auto"/>
                    <w:right w:val="none" w:sz="0" w:space="0" w:color="auto"/>
                  </w:divBdr>
                  <w:divsChild>
                    <w:div w:id="15866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135729">
      <w:bodyDiv w:val="1"/>
      <w:marLeft w:val="0"/>
      <w:marRight w:val="0"/>
      <w:marTop w:val="0"/>
      <w:marBottom w:val="0"/>
      <w:divBdr>
        <w:top w:val="none" w:sz="0" w:space="0" w:color="auto"/>
        <w:left w:val="none" w:sz="0" w:space="0" w:color="auto"/>
        <w:bottom w:val="none" w:sz="0" w:space="0" w:color="auto"/>
        <w:right w:val="none" w:sz="0" w:space="0" w:color="auto"/>
      </w:divBdr>
      <w:divsChild>
        <w:div w:id="769398040">
          <w:marLeft w:val="0"/>
          <w:marRight w:val="0"/>
          <w:marTop w:val="0"/>
          <w:marBottom w:val="0"/>
          <w:divBdr>
            <w:top w:val="none" w:sz="0" w:space="0" w:color="auto"/>
            <w:left w:val="none" w:sz="0" w:space="0" w:color="auto"/>
            <w:bottom w:val="none" w:sz="0" w:space="0" w:color="auto"/>
            <w:right w:val="none" w:sz="0" w:space="0" w:color="auto"/>
          </w:divBdr>
          <w:divsChild>
            <w:div w:id="1459883987">
              <w:marLeft w:val="0"/>
              <w:marRight w:val="0"/>
              <w:marTop w:val="0"/>
              <w:marBottom w:val="0"/>
              <w:divBdr>
                <w:top w:val="none" w:sz="0" w:space="0" w:color="auto"/>
                <w:left w:val="none" w:sz="0" w:space="0" w:color="auto"/>
                <w:bottom w:val="none" w:sz="0" w:space="0" w:color="auto"/>
                <w:right w:val="none" w:sz="0" w:space="0" w:color="auto"/>
              </w:divBdr>
              <w:divsChild>
                <w:div w:id="1870952655">
                  <w:marLeft w:val="0"/>
                  <w:marRight w:val="0"/>
                  <w:marTop w:val="0"/>
                  <w:marBottom w:val="0"/>
                  <w:divBdr>
                    <w:top w:val="none" w:sz="0" w:space="0" w:color="auto"/>
                    <w:left w:val="none" w:sz="0" w:space="0" w:color="auto"/>
                    <w:bottom w:val="none" w:sz="0" w:space="0" w:color="auto"/>
                    <w:right w:val="none" w:sz="0" w:space="0" w:color="auto"/>
                  </w:divBdr>
                  <w:divsChild>
                    <w:div w:id="21466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4786">
      <w:bodyDiv w:val="1"/>
      <w:marLeft w:val="0"/>
      <w:marRight w:val="0"/>
      <w:marTop w:val="0"/>
      <w:marBottom w:val="0"/>
      <w:divBdr>
        <w:top w:val="none" w:sz="0" w:space="0" w:color="auto"/>
        <w:left w:val="none" w:sz="0" w:space="0" w:color="auto"/>
        <w:bottom w:val="none" w:sz="0" w:space="0" w:color="auto"/>
        <w:right w:val="none" w:sz="0" w:space="0" w:color="auto"/>
      </w:divBdr>
      <w:divsChild>
        <w:div w:id="168102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478920">
      <w:bodyDiv w:val="1"/>
      <w:marLeft w:val="0"/>
      <w:marRight w:val="0"/>
      <w:marTop w:val="0"/>
      <w:marBottom w:val="0"/>
      <w:divBdr>
        <w:top w:val="none" w:sz="0" w:space="0" w:color="auto"/>
        <w:left w:val="none" w:sz="0" w:space="0" w:color="auto"/>
        <w:bottom w:val="none" w:sz="0" w:space="0" w:color="auto"/>
        <w:right w:val="none" w:sz="0" w:space="0" w:color="auto"/>
      </w:divBdr>
      <w:divsChild>
        <w:div w:id="763956266">
          <w:marLeft w:val="0"/>
          <w:marRight w:val="0"/>
          <w:marTop w:val="0"/>
          <w:marBottom w:val="0"/>
          <w:divBdr>
            <w:top w:val="none" w:sz="0" w:space="0" w:color="auto"/>
            <w:left w:val="none" w:sz="0" w:space="0" w:color="auto"/>
            <w:bottom w:val="none" w:sz="0" w:space="0" w:color="auto"/>
            <w:right w:val="none" w:sz="0" w:space="0" w:color="auto"/>
          </w:divBdr>
          <w:divsChild>
            <w:div w:id="62064682">
              <w:marLeft w:val="0"/>
              <w:marRight w:val="0"/>
              <w:marTop w:val="0"/>
              <w:marBottom w:val="0"/>
              <w:divBdr>
                <w:top w:val="none" w:sz="0" w:space="0" w:color="auto"/>
                <w:left w:val="none" w:sz="0" w:space="0" w:color="auto"/>
                <w:bottom w:val="none" w:sz="0" w:space="0" w:color="auto"/>
                <w:right w:val="none" w:sz="0" w:space="0" w:color="auto"/>
              </w:divBdr>
              <w:divsChild>
                <w:div w:id="2046056204">
                  <w:marLeft w:val="0"/>
                  <w:marRight w:val="0"/>
                  <w:marTop w:val="105"/>
                  <w:marBottom w:val="0"/>
                  <w:divBdr>
                    <w:top w:val="single" w:sz="6" w:space="0" w:color="CCCCCC"/>
                    <w:left w:val="single" w:sz="6" w:space="0" w:color="CCCCCC"/>
                    <w:bottom w:val="single" w:sz="6" w:space="5" w:color="CCCCCC"/>
                    <w:right w:val="single" w:sz="6" w:space="0" w:color="CCCCCC"/>
                  </w:divBdr>
                  <w:divsChild>
                    <w:div w:id="181363185">
                      <w:marLeft w:val="0"/>
                      <w:marRight w:val="0"/>
                      <w:marTop w:val="0"/>
                      <w:marBottom w:val="0"/>
                      <w:divBdr>
                        <w:top w:val="none" w:sz="0" w:space="0" w:color="auto"/>
                        <w:left w:val="none" w:sz="0" w:space="0" w:color="auto"/>
                        <w:bottom w:val="none" w:sz="0" w:space="0" w:color="auto"/>
                        <w:right w:val="none" w:sz="0" w:space="0" w:color="auto"/>
                      </w:divBdr>
                      <w:divsChild>
                        <w:div w:id="1561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62885">
      <w:bodyDiv w:val="1"/>
      <w:marLeft w:val="0"/>
      <w:marRight w:val="0"/>
      <w:marTop w:val="0"/>
      <w:marBottom w:val="0"/>
      <w:divBdr>
        <w:top w:val="none" w:sz="0" w:space="0" w:color="auto"/>
        <w:left w:val="none" w:sz="0" w:space="0" w:color="auto"/>
        <w:bottom w:val="none" w:sz="0" w:space="0" w:color="auto"/>
        <w:right w:val="none" w:sz="0" w:space="0" w:color="auto"/>
      </w:divBdr>
    </w:div>
    <w:div w:id="1286617659">
      <w:bodyDiv w:val="1"/>
      <w:marLeft w:val="0"/>
      <w:marRight w:val="0"/>
      <w:marTop w:val="0"/>
      <w:marBottom w:val="0"/>
      <w:divBdr>
        <w:top w:val="none" w:sz="0" w:space="0" w:color="auto"/>
        <w:left w:val="none" w:sz="0" w:space="0" w:color="auto"/>
        <w:bottom w:val="none" w:sz="0" w:space="0" w:color="auto"/>
        <w:right w:val="none" w:sz="0" w:space="0" w:color="auto"/>
      </w:divBdr>
      <w:divsChild>
        <w:div w:id="1834370675">
          <w:marLeft w:val="0"/>
          <w:marRight w:val="0"/>
          <w:marTop w:val="0"/>
          <w:marBottom w:val="0"/>
          <w:divBdr>
            <w:top w:val="none" w:sz="0" w:space="0" w:color="auto"/>
            <w:left w:val="none" w:sz="0" w:space="0" w:color="auto"/>
            <w:bottom w:val="none" w:sz="0" w:space="0" w:color="auto"/>
            <w:right w:val="none" w:sz="0" w:space="0" w:color="auto"/>
          </w:divBdr>
          <w:divsChild>
            <w:div w:id="259338603">
              <w:marLeft w:val="0"/>
              <w:marRight w:val="0"/>
              <w:marTop w:val="0"/>
              <w:marBottom w:val="0"/>
              <w:divBdr>
                <w:top w:val="none" w:sz="0" w:space="0" w:color="auto"/>
                <w:left w:val="none" w:sz="0" w:space="0" w:color="auto"/>
                <w:bottom w:val="none" w:sz="0" w:space="0" w:color="auto"/>
                <w:right w:val="none" w:sz="0" w:space="0" w:color="auto"/>
              </w:divBdr>
              <w:divsChild>
                <w:div w:id="66150170">
                  <w:marLeft w:val="0"/>
                  <w:marRight w:val="0"/>
                  <w:marTop w:val="0"/>
                  <w:marBottom w:val="0"/>
                  <w:divBdr>
                    <w:top w:val="none" w:sz="0" w:space="0" w:color="auto"/>
                    <w:left w:val="none" w:sz="0" w:space="0" w:color="auto"/>
                    <w:bottom w:val="none" w:sz="0" w:space="0" w:color="auto"/>
                    <w:right w:val="none" w:sz="0" w:space="0" w:color="auto"/>
                  </w:divBdr>
                  <w:divsChild>
                    <w:div w:id="2030258251">
                      <w:marLeft w:val="0"/>
                      <w:marRight w:val="0"/>
                      <w:marTop w:val="210"/>
                      <w:marBottom w:val="0"/>
                      <w:divBdr>
                        <w:top w:val="none" w:sz="0" w:space="0" w:color="auto"/>
                        <w:left w:val="none" w:sz="0" w:space="0" w:color="auto"/>
                        <w:bottom w:val="none" w:sz="0" w:space="0" w:color="auto"/>
                        <w:right w:val="none" w:sz="0" w:space="0" w:color="auto"/>
                      </w:divBdr>
                      <w:divsChild>
                        <w:div w:id="937982087">
                          <w:marLeft w:val="0"/>
                          <w:marRight w:val="0"/>
                          <w:marTop w:val="0"/>
                          <w:marBottom w:val="0"/>
                          <w:divBdr>
                            <w:top w:val="none" w:sz="0" w:space="0" w:color="auto"/>
                            <w:left w:val="none" w:sz="0" w:space="0" w:color="auto"/>
                            <w:bottom w:val="none" w:sz="0" w:space="0" w:color="auto"/>
                            <w:right w:val="none" w:sz="0" w:space="0" w:color="auto"/>
                          </w:divBdr>
                          <w:divsChild>
                            <w:div w:id="220403461">
                              <w:marLeft w:val="0"/>
                              <w:marRight w:val="0"/>
                              <w:marTop w:val="0"/>
                              <w:marBottom w:val="0"/>
                              <w:divBdr>
                                <w:top w:val="none" w:sz="0" w:space="0" w:color="auto"/>
                                <w:left w:val="none" w:sz="0" w:space="0" w:color="auto"/>
                                <w:bottom w:val="none" w:sz="0" w:space="0" w:color="auto"/>
                                <w:right w:val="none" w:sz="0" w:space="0" w:color="auto"/>
                              </w:divBdr>
                              <w:divsChild>
                                <w:div w:id="396171419">
                                  <w:marLeft w:val="0"/>
                                  <w:marRight w:val="0"/>
                                  <w:marTop w:val="0"/>
                                  <w:marBottom w:val="0"/>
                                  <w:divBdr>
                                    <w:top w:val="none" w:sz="0" w:space="0" w:color="auto"/>
                                    <w:left w:val="none" w:sz="0" w:space="0" w:color="auto"/>
                                    <w:bottom w:val="none" w:sz="0" w:space="0" w:color="auto"/>
                                    <w:right w:val="none" w:sz="0" w:space="0" w:color="auto"/>
                                  </w:divBdr>
                                  <w:divsChild>
                                    <w:div w:id="20676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448950">
      <w:bodyDiv w:val="1"/>
      <w:marLeft w:val="0"/>
      <w:marRight w:val="0"/>
      <w:marTop w:val="0"/>
      <w:marBottom w:val="0"/>
      <w:divBdr>
        <w:top w:val="none" w:sz="0" w:space="0" w:color="auto"/>
        <w:left w:val="none" w:sz="0" w:space="0" w:color="auto"/>
        <w:bottom w:val="none" w:sz="0" w:space="0" w:color="auto"/>
        <w:right w:val="none" w:sz="0" w:space="0" w:color="auto"/>
      </w:divBdr>
      <w:divsChild>
        <w:div w:id="2081562738">
          <w:marLeft w:val="0"/>
          <w:marRight w:val="0"/>
          <w:marTop w:val="0"/>
          <w:marBottom w:val="0"/>
          <w:divBdr>
            <w:top w:val="none" w:sz="0" w:space="0" w:color="auto"/>
            <w:left w:val="none" w:sz="0" w:space="0" w:color="auto"/>
            <w:bottom w:val="none" w:sz="0" w:space="0" w:color="auto"/>
            <w:right w:val="none" w:sz="0" w:space="0" w:color="auto"/>
          </w:divBdr>
        </w:div>
      </w:divsChild>
    </w:div>
    <w:div w:id="1625883491">
      <w:bodyDiv w:val="1"/>
      <w:marLeft w:val="0"/>
      <w:marRight w:val="0"/>
      <w:marTop w:val="0"/>
      <w:marBottom w:val="0"/>
      <w:divBdr>
        <w:top w:val="none" w:sz="0" w:space="0" w:color="auto"/>
        <w:left w:val="none" w:sz="0" w:space="0" w:color="auto"/>
        <w:bottom w:val="none" w:sz="0" w:space="0" w:color="auto"/>
        <w:right w:val="none" w:sz="0" w:space="0" w:color="auto"/>
      </w:divBdr>
      <w:divsChild>
        <w:div w:id="1935555684">
          <w:marLeft w:val="0"/>
          <w:marRight w:val="0"/>
          <w:marTop w:val="0"/>
          <w:marBottom w:val="0"/>
          <w:divBdr>
            <w:top w:val="none" w:sz="0" w:space="0" w:color="auto"/>
            <w:left w:val="none" w:sz="0" w:space="0" w:color="auto"/>
            <w:bottom w:val="none" w:sz="0" w:space="0" w:color="auto"/>
            <w:right w:val="none" w:sz="0" w:space="0" w:color="auto"/>
          </w:divBdr>
          <w:divsChild>
            <w:div w:id="413088762">
              <w:marLeft w:val="0"/>
              <w:marRight w:val="0"/>
              <w:marTop w:val="0"/>
              <w:marBottom w:val="0"/>
              <w:divBdr>
                <w:top w:val="none" w:sz="0" w:space="0" w:color="auto"/>
                <w:left w:val="none" w:sz="0" w:space="0" w:color="auto"/>
                <w:bottom w:val="none" w:sz="0" w:space="0" w:color="auto"/>
                <w:right w:val="none" w:sz="0" w:space="0" w:color="auto"/>
              </w:divBdr>
              <w:divsChild>
                <w:div w:id="1170176366">
                  <w:marLeft w:val="0"/>
                  <w:marRight w:val="0"/>
                  <w:marTop w:val="0"/>
                  <w:marBottom w:val="0"/>
                  <w:divBdr>
                    <w:top w:val="none" w:sz="0" w:space="0" w:color="auto"/>
                    <w:left w:val="none" w:sz="0" w:space="0" w:color="auto"/>
                    <w:bottom w:val="none" w:sz="0" w:space="0" w:color="auto"/>
                    <w:right w:val="none" w:sz="0" w:space="0" w:color="auto"/>
                  </w:divBdr>
                  <w:divsChild>
                    <w:div w:id="1902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608480">
      <w:bodyDiv w:val="1"/>
      <w:marLeft w:val="0"/>
      <w:marRight w:val="0"/>
      <w:marTop w:val="0"/>
      <w:marBottom w:val="0"/>
      <w:divBdr>
        <w:top w:val="none" w:sz="0" w:space="0" w:color="auto"/>
        <w:left w:val="none" w:sz="0" w:space="0" w:color="auto"/>
        <w:bottom w:val="none" w:sz="0" w:space="0" w:color="auto"/>
        <w:right w:val="none" w:sz="0" w:space="0" w:color="auto"/>
      </w:divBdr>
    </w:div>
    <w:div w:id="213859581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64585705">
          <w:marLeft w:val="0"/>
          <w:marRight w:val="0"/>
          <w:marTop w:val="0"/>
          <w:marBottom w:val="0"/>
          <w:divBdr>
            <w:top w:val="none" w:sz="0" w:space="0" w:color="auto"/>
            <w:left w:val="none" w:sz="0" w:space="0" w:color="auto"/>
            <w:bottom w:val="none" w:sz="0" w:space="0" w:color="auto"/>
            <w:right w:val="none" w:sz="0" w:space="0" w:color="auto"/>
          </w:divBdr>
          <w:divsChild>
            <w:div w:id="598375349">
              <w:marLeft w:val="120"/>
              <w:marRight w:val="120"/>
              <w:marTop w:val="120"/>
              <w:marBottom w:val="120"/>
              <w:divBdr>
                <w:top w:val="none" w:sz="0" w:space="0" w:color="auto"/>
                <w:left w:val="none" w:sz="0" w:space="0" w:color="auto"/>
                <w:bottom w:val="none" w:sz="0" w:space="0" w:color="auto"/>
                <w:right w:val="none" w:sz="0" w:space="0" w:color="auto"/>
              </w:divBdr>
              <w:divsChild>
                <w:div w:id="115950217">
                  <w:marLeft w:val="0"/>
                  <w:marRight w:val="0"/>
                  <w:marTop w:val="0"/>
                  <w:marBottom w:val="0"/>
                  <w:divBdr>
                    <w:top w:val="none" w:sz="0" w:space="0" w:color="auto"/>
                    <w:left w:val="none" w:sz="0" w:space="0" w:color="auto"/>
                    <w:bottom w:val="none" w:sz="0" w:space="0" w:color="auto"/>
                    <w:right w:val="none" w:sz="0" w:space="0" w:color="auto"/>
                  </w:divBdr>
                  <w:divsChild>
                    <w:div w:id="1583446058">
                      <w:marLeft w:val="0"/>
                      <w:marRight w:val="0"/>
                      <w:marTop w:val="0"/>
                      <w:marBottom w:val="0"/>
                      <w:divBdr>
                        <w:top w:val="none" w:sz="0" w:space="0" w:color="auto"/>
                        <w:left w:val="none" w:sz="0" w:space="0" w:color="auto"/>
                        <w:bottom w:val="none" w:sz="0" w:space="0" w:color="auto"/>
                        <w:right w:val="none" w:sz="0" w:space="0" w:color="auto"/>
                      </w:divBdr>
                      <w:divsChild>
                        <w:div w:id="328100695">
                          <w:marLeft w:val="0"/>
                          <w:marRight w:val="0"/>
                          <w:marTop w:val="0"/>
                          <w:marBottom w:val="0"/>
                          <w:divBdr>
                            <w:top w:val="none" w:sz="0" w:space="0" w:color="auto"/>
                            <w:left w:val="none" w:sz="0" w:space="0" w:color="auto"/>
                            <w:bottom w:val="none" w:sz="0" w:space="0" w:color="auto"/>
                            <w:right w:val="none" w:sz="0" w:space="0" w:color="auto"/>
                          </w:divBdr>
                        </w:div>
                        <w:div w:id="569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69B9D-08F4-4FE8-9C0A-12D699A32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3020</Words>
  <Characters>17214</Characters>
  <Application>Microsoft Office Word</Application>
  <DocSecurity>0</DocSecurity>
  <Lines>143</Lines>
  <Paragraphs>40</Paragraphs>
  <ScaleCrop>false</ScaleCrop>
  <Company>WWW.YlmF.CoM</Company>
  <LinksUpToDate>false</LinksUpToDate>
  <CharactersWithSpaces>20194</CharactersWithSpaces>
  <SharedDoc>false</SharedDoc>
  <HLinks>
    <vt:vector size="12" baseType="variant">
      <vt:variant>
        <vt:i4>7012406</vt:i4>
      </vt:variant>
      <vt:variant>
        <vt:i4>3</vt:i4>
      </vt:variant>
      <vt:variant>
        <vt:i4>0</vt:i4>
      </vt:variant>
      <vt:variant>
        <vt:i4>5</vt:i4>
      </vt:variant>
      <vt:variant>
        <vt:lpwstr>http://baike.baidu.com/view/5736191.htm</vt:lpwstr>
      </vt:variant>
      <vt:variant>
        <vt:lpwstr/>
      </vt:variant>
      <vt:variant>
        <vt:i4>6357051</vt:i4>
      </vt:variant>
      <vt:variant>
        <vt:i4>0</vt:i4>
      </vt:variant>
      <vt:variant>
        <vt:i4>0</vt:i4>
      </vt:variant>
      <vt:variant>
        <vt:i4>5</vt:i4>
      </vt:variant>
      <vt:variant>
        <vt:lpwstr>http://baike.baidu.com/view/2326873.htm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北京大学地球与空间科学学院于2001年10月26日正式成立</dc:title>
  <dc:creator>雨林木风</dc:creator>
  <cp:lastModifiedBy>Administrator</cp:lastModifiedBy>
  <cp:revision>7</cp:revision>
  <cp:lastPrinted>2013-06-03T05:12:00Z</cp:lastPrinted>
  <dcterms:created xsi:type="dcterms:W3CDTF">2014-08-05T08:28:00Z</dcterms:created>
  <dcterms:modified xsi:type="dcterms:W3CDTF">2014-08-05T08:55:00Z</dcterms:modified>
</cp:coreProperties>
</file>